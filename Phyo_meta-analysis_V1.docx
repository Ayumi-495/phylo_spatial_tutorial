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10B02" w14:textId="28A2DAFF" w:rsidR="000C5AC7" w:rsidRPr="0077040E" w:rsidRDefault="00AB1E99" w:rsidP="00945300">
      <w:pPr>
        <w:pStyle w:val="Title"/>
        <w:tabs>
          <w:tab w:val="left" w:pos="3402"/>
        </w:tabs>
        <w:spacing w:line="480" w:lineRule="auto"/>
        <w:rPr>
          <w:rFonts w:ascii="Times New Roman" w:hAnsi="Times New Roman"/>
          <w:b/>
          <w:bCs/>
          <w:iCs/>
          <w:color w:val="00000A"/>
          <w:sz w:val="24"/>
          <w:szCs w:val="24"/>
          <w:u w:val="single"/>
          <w:lang w:val="en-AU"/>
        </w:rPr>
      </w:pPr>
      <w:r>
        <w:rPr>
          <w:rFonts w:ascii="Times New Roman" w:hAnsi="Times New Roman"/>
          <w:b/>
          <w:bCs/>
          <w:iCs/>
          <w:color w:val="00000A"/>
          <w:sz w:val="24"/>
          <w:szCs w:val="24"/>
          <w:u w:val="single"/>
          <w:lang w:val="en-AU"/>
        </w:rPr>
        <w:t>TUTORIAL</w:t>
      </w:r>
    </w:p>
    <w:p w14:paraId="4A7511E8" w14:textId="603B1B65" w:rsidR="00C8368B" w:rsidRPr="0077040E" w:rsidRDefault="00D63515" w:rsidP="00945300">
      <w:pPr>
        <w:pStyle w:val="Title"/>
        <w:spacing w:line="480" w:lineRule="auto"/>
        <w:rPr>
          <w:rFonts w:ascii="Times New Roman" w:hAnsi="Times New Roman"/>
          <w:b/>
          <w:color w:val="00000A"/>
          <w:sz w:val="32"/>
          <w:szCs w:val="32"/>
          <w:lang w:val="en-AU"/>
        </w:rPr>
      </w:pPr>
      <w:bookmarkStart w:id="0" w:name="OLE_LINK207"/>
      <w:bookmarkStart w:id="1" w:name="OLE_LINK214"/>
      <w:bookmarkEnd w:id="0"/>
      <w:bookmarkEnd w:id="1"/>
      <w:commentRangeStart w:id="2"/>
      <w:r>
        <w:rPr>
          <w:rFonts w:ascii="Times New Roman" w:hAnsi="Times New Roman"/>
          <w:b/>
          <w:color w:val="00000A"/>
          <w:sz w:val="32"/>
          <w:szCs w:val="32"/>
          <w:lang w:val="en-AU"/>
        </w:rPr>
        <w:t xml:space="preserve">Meta-analyses with </w:t>
      </w:r>
      <w:r w:rsidR="004438A7">
        <w:rPr>
          <w:rFonts w:ascii="Times New Roman" w:hAnsi="Times New Roman"/>
          <w:b/>
          <w:color w:val="00000A"/>
          <w:sz w:val="32"/>
          <w:szCs w:val="32"/>
          <w:lang w:val="en-AU"/>
        </w:rPr>
        <w:t xml:space="preserve">phylogenetic and </w:t>
      </w:r>
      <w:r>
        <w:rPr>
          <w:rFonts w:ascii="Times New Roman" w:hAnsi="Times New Roman"/>
          <w:b/>
          <w:color w:val="00000A"/>
          <w:sz w:val="32"/>
          <w:szCs w:val="32"/>
          <w:lang w:val="en-AU"/>
        </w:rPr>
        <w:t xml:space="preserve">spatial dependences: how to deal with complex correlated structures </w:t>
      </w:r>
      <w:commentRangeEnd w:id="2"/>
      <w:r w:rsidR="00436B85">
        <w:rPr>
          <w:rStyle w:val="CommentReference"/>
          <w:rFonts w:ascii="Cambria" w:eastAsia="MS Mincho" w:hAnsi="Cambria"/>
          <w:color w:val="00000A"/>
          <w:spacing w:val="0"/>
          <w:lang w:val="en-AU" w:eastAsia="ja-JP"/>
        </w:rPr>
        <w:commentReference w:id="2"/>
      </w:r>
      <w:r>
        <w:rPr>
          <w:rFonts w:ascii="Times New Roman" w:hAnsi="Times New Roman"/>
          <w:b/>
          <w:color w:val="00000A"/>
          <w:sz w:val="32"/>
          <w:szCs w:val="32"/>
          <w:lang w:val="en-AU"/>
        </w:rPr>
        <w:t xml:space="preserve">among effect </w:t>
      </w:r>
      <w:proofErr w:type="gramStart"/>
      <w:r>
        <w:rPr>
          <w:rFonts w:ascii="Times New Roman" w:hAnsi="Times New Roman"/>
          <w:b/>
          <w:color w:val="00000A"/>
          <w:sz w:val="32"/>
          <w:szCs w:val="32"/>
          <w:lang w:val="en-AU"/>
        </w:rPr>
        <w:t>sizes</w:t>
      </w:r>
      <w:proofErr w:type="gramEnd"/>
    </w:p>
    <w:p w14:paraId="6C0E5187" w14:textId="13EA1499" w:rsidR="00474373" w:rsidRDefault="00474373" w:rsidP="00777F05">
      <w:pPr>
        <w:spacing w:line="480" w:lineRule="auto"/>
        <w:contextualSpacing/>
        <w:rPr>
          <w:rStyle w:val="LineNumber"/>
          <w:rFonts w:ascii="Times New Roman" w:hAnsi="Times New Roman"/>
        </w:rPr>
      </w:pPr>
      <w:r w:rsidRPr="00CA2C42">
        <w:rPr>
          <w:rStyle w:val="LineNumber"/>
          <w:rFonts w:ascii="Times New Roman" w:hAnsi="Times New Roman"/>
        </w:rPr>
        <w:t>Shinichi Nakagawa</w:t>
      </w:r>
      <w:r w:rsidRPr="00CA2C42">
        <w:rPr>
          <w:rFonts w:ascii="Times New Roman" w:eastAsia="MS PGothic" w:hAnsi="Times New Roman"/>
          <w:iCs/>
          <w:vertAlign w:val="superscript"/>
        </w:rPr>
        <w:t>1</w:t>
      </w:r>
      <w:r w:rsidRPr="00CA2C42">
        <w:rPr>
          <w:rStyle w:val="LineNumber"/>
          <w:rFonts w:ascii="Times New Roman" w:hAnsi="Times New Roman"/>
        </w:rPr>
        <w:t xml:space="preserve">, </w:t>
      </w:r>
      <w:proofErr w:type="spellStart"/>
      <w:r w:rsidR="00AB1E99" w:rsidRPr="00CA2C42">
        <w:rPr>
          <w:rStyle w:val="LineNumber"/>
          <w:rFonts w:ascii="Times New Roman" w:hAnsi="Times New Roman"/>
        </w:rPr>
        <w:t>Yefeng</w:t>
      </w:r>
      <w:proofErr w:type="spellEnd"/>
      <w:r w:rsidR="00AB1E99" w:rsidRPr="00CA2C42">
        <w:rPr>
          <w:rStyle w:val="LineNumber"/>
          <w:rFonts w:ascii="Times New Roman" w:hAnsi="Times New Roman"/>
        </w:rPr>
        <w:t xml:space="preserve"> Yang</w:t>
      </w:r>
      <w:r w:rsidR="00AB1E99" w:rsidRPr="00CA2C42">
        <w:rPr>
          <w:rFonts w:ascii="Times New Roman" w:eastAsia="MS PGothic" w:hAnsi="Times New Roman"/>
          <w:iCs/>
          <w:vertAlign w:val="superscript"/>
        </w:rPr>
        <w:t>1</w:t>
      </w:r>
      <w:r w:rsidR="00AB1E99" w:rsidRPr="00CA2C42">
        <w:rPr>
          <w:rStyle w:val="LineNumber"/>
          <w:rFonts w:ascii="Times New Roman" w:hAnsi="Times New Roman"/>
        </w:rPr>
        <w:t xml:space="preserve">, </w:t>
      </w:r>
      <w:r w:rsidR="00AB1E99">
        <w:rPr>
          <w:rStyle w:val="LineNumber"/>
          <w:rFonts w:ascii="Times New Roman" w:hAnsi="Times New Roman"/>
        </w:rPr>
        <w:t xml:space="preserve">…. </w:t>
      </w:r>
      <w:r w:rsidRPr="00CA2C42">
        <w:rPr>
          <w:rStyle w:val="LineNumber"/>
          <w:rFonts w:ascii="Times New Roman" w:hAnsi="Times New Roman"/>
        </w:rPr>
        <w:t>Malgorzata Lagisz</w:t>
      </w:r>
      <w:r w:rsidRPr="00CA2C42">
        <w:rPr>
          <w:rFonts w:ascii="Times New Roman" w:eastAsia="MS PGothic" w:hAnsi="Times New Roman"/>
          <w:iCs/>
          <w:vertAlign w:val="superscript"/>
        </w:rPr>
        <w:t>1</w:t>
      </w:r>
    </w:p>
    <w:p w14:paraId="31D194F4" w14:textId="2D8C1FE5" w:rsidR="00AB1E99" w:rsidRDefault="00B02B09" w:rsidP="00777F05">
      <w:pPr>
        <w:spacing w:line="480" w:lineRule="auto"/>
        <w:contextualSpacing/>
        <w:rPr>
          <w:rStyle w:val="LineNumber"/>
          <w:rFonts w:ascii="Times New Roman" w:eastAsia="MS Gothic" w:hAnsi="Times New Roman"/>
          <w:color w:val="17365D"/>
          <w:spacing w:val="5"/>
          <w:lang w:val="x-none" w:eastAsia="x-none"/>
        </w:rPr>
      </w:pPr>
      <w:r>
        <w:rPr>
          <w:rStyle w:val="LineNumber"/>
          <w:rFonts w:ascii="Times New Roman" w:eastAsia="MS Gothic" w:hAnsi="Times New Roman"/>
          <w:color w:val="17365D"/>
          <w:spacing w:val="5"/>
          <w:lang w:val="x-none" w:eastAsia="x-none"/>
        </w:rPr>
        <w:t xml:space="preserve">Wolfgang, </w:t>
      </w:r>
      <w:r w:rsidR="00FF2D2C">
        <w:rPr>
          <w:rStyle w:val="LineNumber"/>
          <w:rFonts w:ascii="Times New Roman" w:eastAsia="MS Gothic" w:hAnsi="Times New Roman"/>
          <w:color w:val="17365D"/>
          <w:spacing w:val="5"/>
          <w:lang w:val="x-none" w:eastAsia="x-none"/>
        </w:rPr>
        <w:t>Dan + Alistair + Coralie</w:t>
      </w:r>
    </w:p>
    <w:p w14:paraId="2D638B19" w14:textId="77777777" w:rsidR="00FF2D2C" w:rsidRPr="00814683" w:rsidRDefault="00FF2D2C" w:rsidP="00777F05">
      <w:pPr>
        <w:spacing w:line="480" w:lineRule="auto"/>
        <w:contextualSpacing/>
        <w:rPr>
          <w:rStyle w:val="LineNumber"/>
          <w:rFonts w:ascii="Times New Roman" w:eastAsia="MS Gothic" w:hAnsi="Times New Roman"/>
          <w:color w:val="17365D"/>
          <w:spacing w:val="5"/>
          <w:lang w:val="x-none" w:eastAsia="x-none"/>
        </w:rPr>
      </w:pPr>
    </w:p>
    <w:p w14:paraId="76ADEBFC" w14:textId="47DA1833" w:rsidR="00FE003C" w:rsidRPr="00CA2C42" w:rsidRDefault="00474373" w:rsidP="00777F05">
      <w:pPr>
        <w:spacing w:line="480" w:lineRule="auto"/>
        <w:contextualSpacing/>
        <w:rPr>
          <w:rFonts w:ascii="Times New Roman" w:eastAsia="MS PGothic" w:hAnsi="Times New Roman"/>
          <w:iCs/>
          <w:vertAlign w:val="superscript"/>
        </w:rPr>
      </w:pPr>
      <w:r w:rsidRPr="00CA2C42">
        <w:rPr>
          <w:rFonts w:ascii="Times New Roman" w:eastAsia="MS PGothic" w:hAnsi="Times New Roman"/>
          <w:iCs/>
          <w:vertAlign w:val="superscript"/>
        </w:rPr>
        <w:t xml:space="preserve">1 </w:t>
      </w:r>
      <w:r w:rsidR="002751DF" w:rsidRPr="00CA2C42">
        <w:rPr>
          <w:rFonts w:ascii="Times New Roman" w:hAnsi="Times New Roman"/>
          <w:lang w:val="en-US"/>
        </w:rPr>
        <w:t>Evolution &amp; Ecology Research Centre and School of Biological, Earth and Environmental Sciences, University of New South Wales, Sydney, NSW 2052, Australia</w:t>
      </w:r>
    </w:p>
    <w:p w14:paraId="4452AD93" w14:textId="77777777" w:rsidR="008136CF" w:rsidRPr="00CA2C42" w:rsidRDefault="008136CF" w:rsidP="008136CF">
      <w:pPr>
        <w:spacing w:line="480" w:lineRule="auto"/>
        <w:contextualSpacing/>
        <w:rPr>
          <w:rFonts w:ascii="Times New Roman" w:eastAsia="MS PGothic" w:hAnsi="Times New Roman"/>
          <w:iCs/>
          <w:vertAlign w:val="superscript"/>
        </w:rPr>
      </w:pPr>
      <w:r w:rsidRPr="00910A32"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 xml:space="preserve"> </w:t>
      </w:r>
      <w:r w:rsidRPr="00770D57">
        <w:rPr>
          <w:rFonts w:ascii="Times New Roman" w:hAnsi="Times New Roman"/>
          <w:lang w:val="en-US"/>
        </w:rPr>
        <w:t>Theoretical Sciences Visiting Program, Okinawa Institute of Science</w:t>
      </w:r>
      <w:r>
        <w:rPr>
          <w:rFonts w:ascii="Times New Roman" w:hAnsi="Times New Roman"/>
          <w:lang w:val="en-US"/>
        </w:rPr>
        <w:t xml:space="preserve"> </w:t>
      </w:r>
      <w:r w:rsidRPr="00770D57">
        <w:rPr>
          <w:rFonts w:ascii="Times New Roman" w:hAnsi="Times New Roman"/>
          <w:lang w:val="en-US"/>
        </w:rPr>
        <w:t>and Technology Graduate</w:t>
      </w:r>
      <w:r>
        <w:rPr>
          <w:rFonts w:ascii="Times New Roman" w:hAnsi="Times New Roman"/>
          <w:lang w:val="en-US"/>
        </w:rPr>
        <w:t xml:space="preserve"> </w:t>
      </w:r>
      <w:r w:rsidRPr="00770D57">
        <w:rPr>
          <w:rFonts w:ascii="Times New Roman" w:hAnsi="Times New Roman"/>
          <w:lang w:val="en-US"/>
        </w:rPr>
        <w:t xml:space="preserve">University, </w:t>
      </w:r>
      <w:proofErr w:type="spellStart"/>
      <w:r w:rsidRPr="00770D57">
        <w:rPr>
          <w:rFonts w:ascii="Times New Roman" w:hAnsi="Times New Roman"/>
          <w:lang w:val="en-US"/>
        </w:rPr>
        <w:t>Onna</w:t>
      </w:r>
      <w:proofErr w:type="spellEnd"/>
      <w:r w:rsidRPr="00770D57">
        <w:rPr>
          <w:rFonts w:ascii="Times New Roman" w:hAnsi="Times New Roman"/>
          <w:lang w:val="en-US"/>
        </w:rPr>
        <w:t>, 904-0495, Japan</w:t>
      </w:r>
    </w:p>
    <w:p w14:paraId="1F70B56C" w14:textId="77777777" w:rsidR="003E486B" w:rsidRPr="0077040E" w:rsidRDefault="003E486B" w:rsidP="00777F05">
      <w:pPr>
        <w:spacing w:line="480" w:lineRule="auto"/>
        <w:contextualSpacing/>
        <w:rPr>
          <w:rFonts w:ascii="Times New Roman" w:eastAsia="MS PGothic" w:hAnsi="Times New Roman"/>
          <w:iCs/>
          <w:vertAlign w:val="superscript"/>
        </w:rPr>
      </w:pPr>
    </w:p>
    <w:p w14:paraId="74CE2DCF" w14:textId="22AC0C00" w:rsidR="000C5AC7" w:rsidRPr="0077040E" w:rsidRDefault="00474373" w:rsidP="00777F05">
      <w:pPr>
        <w:spacing w:line="480" w:lineRule="auto"/>
        <w:contextualSpacing/>
        <w:rPr>
          <w:rStyle w:val="LineNumber"/>
          <w:rFonts w:ascii="Times New Roman" w:hAnsi="Times New Roman"/>
        </w:rPr>
      </w:pPr>
      <w:r w:rsidRPr="0077040E">
        <w:rPr>
          <w:rStyle w:val="LineNumber"/>
          <w:rFonts w:ascii="Times New Roman" w:hAnsi="Times New Roman"/>
        </w:rPr>
        <w:t>*</w:t>
      </w:r>
      <w:r w:rsidR="002751DF" w:rsidRPr="0077040E">
        <w:rPr>
          <w:rStyle w:val="LineNumber"/>
          <w:rFonts w:ascii="Times New Roman" w:hAnsi="Times New Roman"/>
        </w:rPr>
        <w:t xml:space="preserve"> Correspondence</w:t>
      </w:r>
      <w:r w:rsidRPr="0077040E">
        <w:rPr>
          <w:rStyle w:val="LineNumber"/>
          <w:rFonts w:ascii="Times New Roman" w:hAnsi="Times New Roman"/>
        </w:rPr>
        <w:t xml:space="preserve">: S. Nakagawa </w:t>
      </w:r>
    </w:p>
    <w:p w14:paraId="24C0514B" w14:textId="24DCCF0B" w:rsidR="000C5AC7" w:rsidRPr="0077040E" w:rsidRDefault="00474373" w:rsidP="00777F05">
      <w:pPr>
        <w:spacing w:line="480" w:lineRule="auto"/>
        <w:contextualSpacing/>
        <w:rPr>
          <w:rFonts w:ascii="Times New Roman" w:hAnsi="Times New Roman"/>
        </w:rPr>
      </w:pPr>
      <w:r w:rsidRPr="0077040E">
        <w:rPr>
          <w:rStyle w:val="LineNumber"/>
          <w:rFonts w:ascii="Times New Roman" w:hAnsi="Times New Roman"/>
        </w:rPr>
        <w:t xml:space="preserve">e-mail: </w:t>
      </w:r>
      <w:hyperlink r:id="rId13">
        <w:bookmarkStart w:id="3" w:name="OLE_LINK148"/>
        <w:bookmarkStart w:id="4" w:name="OLE_LINK147"/>
        <w:bookmarkEnd w:id="3"/>
        <w:bookmarkEnd w:id="4"/>
        <w:r w:rsidRPr="0077040E">
          <w:rPr>
            <w:rStyle w:val="LienInternet"/>
            <w:rFonts w:ascii="Times New Roman" w:hAnsi="Times New Roman"/>
          </w:rPr>
          <w:t>s.nakagawa@unsw.edu.au</w:t>
        </w:r>
      </w:hyperlink>
      <w:r w:rsidRPr="0077040E">
        <w:rPr>
          <w:rFonts w:ascii="Times New Roman" w:hAnsi="Times New Roman"/>
        </w:rPr>
        <w:t xml:space="preserve"> </w:t>
      </w:r>
    </w:p>
    <w:p w14:paraId="68300A72" w14:textId="77777777" w:rsidR="00AB1E99" w:rsidRDefault="00AB1E99" w:rsidP="00777F05">
      <w:pPr>
        <w:spacing w:line="480" w:lineRule="auto"/>
        <w:contextualSpacing/>
        <w:rPr>
          <w:rFonts w:ascii="Times New Roman" w:hAnsi="Times New Roman"/>
        </w:rPr>
      </w:pPr>
    </w:p>
    <w:p w14:paraId="5C03BB72" w14:textId="0C840091" w:rsidR="00A14A51" w:rsidRPr="0077040E" w:rsidRDefault="00A14A51" w:rsidP="00777F05">
      <w:pPr>
        <w:spacing w:line="480" w:lineRule="auto"/>
        <w:contextualSpacing/>
        <w:rPr>
          <w:rFonts w:ascii="Times New Roman" w:hAnsi="Times New Roman"/>
        </w:rPr>
      </w:pPr>
      <w:r w:rsidRPr="0077040E">
        <w:rPr>
          <w:rFonts w:ascii="Times New Roman" w:hAnsi="Times New Roman"/>
        </w:rPr>
        <w:t xml:space="preserve">Short title: </w:t>
      </w:r>
      <w:r w:rsidR="00ED65A6">
        <w:rPr>
          <w:rFonts w:ascii="Times New Roman" w:hAnsi="Times New Roman"/>
        </w:rPr>
        <w:t>phylogenetic</w:t>
      </w:r>
      <w:r w:rsidR="004438A7">
        <w:rPr>
          <w:rFonts w:ascii="Times New Roman" w:hAnsi="Times New Roman"/>
        </w:rPr>
        <w:t xml:space="preserve"> </w:t>
      </w:r>
      <w:r w:rsidR="00436B85">
        <w:rPr>
          <w:rFonts w:ascii="Times New Roman" w:hAnsi="Times New Roman"/>
        </w:rPr>
        <w:t>and spatial explicit meta-analyses</w:t>
      </w:r>
    </w:p>
    <w:p w14:paraId="756D0D5C" w14:textId="77777777" w:rsidR="00C8368B" w:rsidRPr="0077040E" w:rsidRDefault="00C8368B" w:rsidP="00777F05">
      <w:pPr>
        <w:spacing w:line="480" w:lineRule="auto"/>
        <w:contextualSpacing/>
        <w:rPr>
          <w:rFonts w:ascii="Times New Roman" w:hAnsi="Times New Roman"/>
        </w:rPr>
      </w:pPr>
    </w:p>
    <w:p w14:paraId="00FB5DBA" w14:textId="77777777" w:rsidR="000C5AC7" w:rsidRPr="0077040E" w:rsidRDefault="00474373" w:rsidP="00777F05">
      <w:pPr>
        <w:spacing w:line="480" w:lineRule="auto"/>
        <w:contextualSpacing/>
        <w:rPr>
          <w:rFonts w:ascii="Times New Roman" w:hAnsi="Times New Roman"/>
        </w:rPr>
      </w:pPr>
      <w:bookmarkStart w:id="5" w:name="OLE_LINK1"/>
      <w:bookmarkStart w:id="6" w:name="OLE_LINK2"/>
      <w:bookmarkEnd w:id="5"/>
      <w:bookmarkEnd w:id="6"/>
      <w:r w:rsidRPr="0077040E">
        <w:rPr>
          <w:rFonts w:ascii="Times New Roman" w:hAnsi="Times New Roman"/>
        </w:rPr>
        <w:br w:type="page"/>
      </w:r>
    </w:p>
    <w:p w14:paraId="464753E1" w14:textId="6409D082" w:rsidR="000C5AC7" w:rsidRPr="0077040E" w:rsidRDefault="00474373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lastRenderedPageBreak/>
        <w:t>Abstract</w:t>
      </w:r>
    </w:p>
    <w:p w14:paraId="07DBF39D" w14:textId="063D807F" w:rsidR="00AB1E99" w:rsidRDefault="00AB1E99" w:rsidP="00777F05">
      <w:pPr>
        <w:spacing w:line="480" w:lineRule="auto"/>
        <w:contextualSpacing/>
        <w:rPr>
          <w:rFonts w:ascii="Times New Roman" w:hAnsi="Times New Roman"/>
        </w:rPr>
      </w:pPr>
    </w:p>
    <w:p w14:paraId="007736AC" w14:textId="4BF5558E" w:rsidR="00AB1E99" w:rsidRDefault="00AB1E99" w:rsidP="00777F05">
      <w:pPr>
        <w:spacing w:line="480" w:lineRule="auto"/>
        <w:contextualSpacing/>
        <w:rPr>
          <w:rFonts w:ascii="Times New Roman" w:hAnsi="Times New Roman"/>
        </w:rPr>
      </w:pPr>
    </w:p>
    <w:p w14:paraId="1DDFFE15" w14:textId="77777777" w:rsidR="00AB1E99" w:rsidRPr="0077040E" w:rsidRDefault="00AB1E99" w:rsidP="00777F05">
      <w:pPr>
        <w:spacing w:line="480" w:lineRule="auto"/>
        <w:contextualSpacing/>
        <w:rPr>
          <w:rFonts w:ascii="Times New Roman" w:hAnsi="Times New Roman"/>
        </w:rPr>
      </w:pPr>
    </w:p>
    <w:p w14:paraId="551FA88D" w14:textId="7EC2883C" w:rsidR="007C6DFD" w:rsidRPr="0077040E" w:rsidRDefault="007C6DFD" w:rsidP="00777F05">
      <w:pPr>
        <w:spacing w:line="480" w:lineRule="auto"/>
        <w:contextualSpacing/>
        <w:rPr>
          <w:rFonts w:ascii="Times New Roman" w:hAnsi="Times New Roman"/>
          <w:b/>
          <w:bCs/>
          <w:iCs/>
        </w:rPr>
      </w:pPr>
      <w:r w:rsidRPr="0077040E">
        <w:rPr>
          <w:rFonts w:ascii="Times New Roman" w:hAnsi="Times New Roman"/>
          <w:b/>
          <w:bCs/>
          <w:iCs/>
        </w:rPr>
        <w:t>KEYWORDS</w:t>
      </w:r>
    </w:p>
    <w:p w14:paraId="527BF2B3" w14:textId="7F594338" w:rsidR="00D623F1" w:rsidRDefault="00D623F1" w:rsidP="00777F05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Simulation</w:t>
      </w:r>
    </w:p>
    <w:p w14:paraId="27C9A3AE" w14:textId="18ECE0E2" w:rsidR="000C5AC7" w:rsidRPr="0077040E" w:rsidRDefault="001C4681" w:rsidP="00777F05">
      <w:pPr>
        <w:spacing w:line="480" w:lineRule="auto"/>
        <w:contextualSpacing/>
        <w:rPr>
          <w:rFonts w:ascii="Times New Roman" w:hAnsi="Times New Roman"/>
        </w:rPr>
      </w:pPr>
      <w:r w:rsidRPr="0077040E">
        <w:rPr>
          <w:rFonts w:ascii="Times New Roman" w:hAnsi="Times New Roman"/>
        </w:rPr>
        <w:t xml:space="preserve"> </w:t>
      </w:r>
      <w:r w:rsidR="00474373" w:rsidRPr="0077040E">
        <w:rPr>
          <w:rFonts w:ascii="Times New Roman" w:hAnsi="Times New Roman"/>
        </w:rPr>
        <w:br w:type="page"/>
      </w:r>
    </w:p>
    <w:p w14:paraId="7D990DF1" w14:textId="19E1C4ED" w:rsidR="000C5AC7" w:rsidRPr="0077040E" w:rsidRDefault="000512B3" w:rsidP="00777F05">
      <w:pPr>
        <w:pStyle w:val="Heading1"/>
        <w:spacing w:line="480" w:lineRule="auto"/>
        <w:contextualSpacing/>
        <w:rPr>
          <w:rFonts w:ascii="Times New Roman" w:hAnsi="Times New Roman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lastRenderedPageBreak/>
        <w:t>1 | INTRODUCTION</w:t>
      </w:r>
    </w:p>
    <w:p w14:paraId="1A77C904" w14:textId="24EE4CA0" w:rsidR="00B15E09" w:rsidRDefault="00714CCF" w:rsidP="00B15E09">
      <w:pPr>
        <w:spacing w:line="480" w:lineRule="auto"/>
        <w:contextualSpacing/>
        <w:rPr>
          <w:rFonts w:ascii="Times New Roman" w:hAnsi="Times New Roman"/>
        </w:rPr>
      </w:pPr>
      <w:r w:rsidRPr="0077040E">
        <w:rPr>
          <w:rFonts w:ascii="Times New Roman" w:hAnsi="Times New Roman"/>
        </w:rPr>
        <w:t>Meta-analysis</w:t>
      </w:r>
      <w:r w:rsidR="00D0344C" w:rsidRPr="0077040E">
        <w:rPr>
          <w:rFonts w:ascii="Times New Roman" w:hAnsi="Times New Roman"/>
        </w:rPr>
        <w:t xml:space="preserve"> has become </w:t>
      </w:r>
      <w:r w:rsidR="000F19A2" w:rsidRPr="0077040E">
        <w:rPr>
          <w:rFonts w:ascii="Times New Roman" w:hAnsi="Times New Roman"/>
        </w:rPr>
        <w:t>an</w:t>
      </w:r>
      <w:r w:rsidR="00C109A7" w:rsidRPr="0077040E">
        <w:rPr>
          <w:rFonts w:ascii="Times New Roman" w:hAnsi="Times New Roman"/>
        </w:rPr>
        <w:t xml:space="preserve"> essential </w:t>
      </w:r>
      <w:r w:rsidR="00D0344C" w:rsidRPr="0077040E">
        <w:rPr>
          <w:rFonts w:ascii="Times New Roman" w:hAnsi="Times New Roman"/>
        </w:rPr>
        <w:t xml:space="preserve">synthesis tool </w:t>
      </w:r>
      <w:r w:rsidR="002B1AF4" w:rsidRPr="0077040E">
        <w:rPr>
          <w:rFonts w:ascii="Times New Roman" w:hAnsi="Times New Roman"/>
        </w:rPr>
        <w:t xml:space="preserve">across </w:t>
      </w:r>
      <w:r w:rsidR="000F19A2" w:rsidRPr="0077040E">
        <w:rPr>
          <w:rFonts w:ascii="Times New Roman" w:hAnsi="Times New Roman"/>
        </w:rPr>
        <w:t xml:space="preserve">the </w:t>
      </w:r>
      <w:r w:rsidR="002B1AF4" w:rsidRPr="0077040E">
        <w:rPr>
          <w:rFonts w:ascii="Times New Roman" w:hAnsi="Times New Roman"/>
        </w:rPr>
        <w:t>medical, social</w:t>
      </w:r>
      <w:r w:rsidR="00201F98" w:rsidRPr="0077040E">
        <w:rPr>
          <w:rFonts w:ascii="Times New Roman" w:hAnsi="Times New Roman"/>
        </w:rPr>
        <w:t>,</w:t>
      </w:r>
      <w:r w:rsidR="002B1AF4" w:rsidRPr="0077040E">
        <w:rPr>
          <w:rFonts w:ascii="Times New Roman" w:hAnsi="Times New Roman"/>
        </w:rPr>
        <w:t xml:space="preserve"> and biological</w:t>
      </w:r>
      <w:r w:rsidR="00D90311">
        <w:rPr>
          <w:rFonts w:ascii="Times New Roman" w:hAnsi="Times New Roman"/>
        </w:rPr>
        <w:t xml:space="preserve"> sciences</w:t>
      </w:r>
      <w:r w:rsidR="00F237A3">
        <w:rPr>
          <w:rFonts w:ascii="Times New Roman" w:hAnsi="Times New Roman"/>
        </w:rPr>
        <w:t xml:space="preserve"> (REF. REF)</w:t>
      </w:r>
      <w:r w:rsidR="00D90311">
        <w:rPr>
          <w:rFonts w:ascii="Times New Roman" w:hAnsi="Times New Roman"/>
        </w:rPr>
        <w:t xml:space="preserve">. Unlike </w:t>
      </w:r>
      <w:r w:rsidR="002579E8">
        <w:rPr>
          <w:rFonts w:ascii="Times New Roman" w:hAnsi="Times New Roman"/>
        </w:rPr>
        <w:t>medicine</w:t>
      </w:r>
      <w:r w:rsidR="00D90311">
        <w:rPr>
          <w:rFonts w:ascii="Times New Roman" w:hAnsi="Times New Roman"/>
        </w:rPr>
        <w:t xml:space="preserve"> and social sciences, a meta-analysis can </w:t>
      </w:r>
      <w:r w:rsidR="00D64E22">
        <w:rPr>
          <w:rFonts w:ascii="Times New Roman" w:hAnsi="Times New Roman"/>
        </w:rPr>
        <w:t>include</w:t>
      </w:r>
      <w:r w:rsidR="00D90311">
        <w:rPr>
          <w:rFonts w:ascii="Times New Roman" w:hAnsi="Times New Roman"/>
        </w:rPr>
        <w:t xml:space="preserve"> </w:t>
      </w:r>
      <w:r w:rsidR="008148E6">
        <w:rPr>
          <w:rFonts w:ascii="Times New Roman" w:hAnsi="Times New Roman"/>
        </w:rPr>
        <w:t>effect sizes</w:t>
      </w:r>
      <w:r w:rsidR="00D64E22">
        <w:rPr>
          <w:rFonts w:ascii="Times New Roman" w:hAnsi="Times New Roman"/>
        </w:rPr>
        <w:t>, obtained</w:t>
      </w:r>
      <w:r w:rsidR="008148E6">
        <w:rPr>
          <w:rFonts w:ascii="Times New Roman" w:hAnsi="Times New Roman"/>
        </w:rPr>
        <w:t xml:space="preserve"> </w:t>
      </w:r>
      <w:r w:rsidR="00D64E22">
        <w:rPr>
          <w:rFonts w:ascii="Times New Roman" w:hAnsi="Times New Roman"/>
        </w:rPr>
        <w:t xml:space="preserve">from </w:t>
      </w:r>
      <w:r w:rsidR="00D90311">
        <w:rPr>
          <w:rFonts w:ascii="Times New Roman" w:hAnsi="Times New Roman"/>
        </w:rPr>
        <w:t>multiple species</w:t>
      </w:r>
      <w:r w:rsidR="008148E6">
        <w:rPr>
          <w:rFonts w:ascii="Times New Roman" w:hAnsi="Times New Roman"/>
        </w:rPr>
        <w:t xml:space="preserve"> in biology</w:t>
      </w:r>
      <w:r w:rsidR="002579E8">
        <w:rPr>
          <w:rFonts w:ascii="Times New Roman" w:hAnsi="Times New Roman"/>
        </w:rPr>
        <w:t>.</w:t>
      </w:r>
      <w:r w:rsidR="001D0AED">
        <w:rPr>
          <w:rFonts w:ascii="Times New Roman" w:hAnsi="Times New Roman"/>
        </w:rPr>
        <w:t xml:space="preserve"> </w:t>
      </w:r>
      <w:r w:rsidR="00CD3286">
        <w:rPr>
          <w:rFonts w:ascii="Times New Roman" w:hAnsi="Times New Roman"/>
        </w:rPr>
        <w:t xml:space="preserve">Despite literally mixing apples and oranges (different species), such meta-analyses have been </w:t>
      </w:r>
      <w:r w:rsidR="006D07CE">
        <w:rPr>
          <w:rFonts w:ascii="Times New Roman" w:hAnsi="Times New Roman"/>
        </w:rPr>
        <w:t xml:space="preserve">well established in ecology and evolution as a means of </w:t>
      </w:r>
      <w:r w:rsidR="00AE1D03">
        <w:rPr>
          <w:rFonts w:ascii="Times New Roman" w:hAnsi="Times New Roman"/>
        </w:rPr>
        <w:t xml:space="preserve">identifying biological generality (REF). </w:t>
      </w:r>
      <w:r w:rsidR="00254773">
        <w:rPr>
          <w:rFonts w:ascii="Times New Roman" w:hAnsi="Times New Roman"/>
        </w:rPr>
        <w:t>Synthesising</w:t>
      </w:r>
      <w:r w:rsidR="003B6107">
        <w:rPr>
          <w:rFonts w:ascii="Times New Roman" w:hAnsi="Times New Roman"/>
        </w:rPr>
        <w:t xml:space="preserve"> effect sizes from multiple species</w:t>
      </w:r>
      <w:r w:rsidR="00AE1D03">
        <w:rPr>
          <w:rFonts w:ascii="Times New Roman" w:hAnsi="Times New Roman"/>
        </w:rPr>
        <w:t>, however,</w:t>
      </w:r>
      <w:r w:rsidR="003B6107">
        <w:rPr>
          <w:rFonts w:ascii="Times New Roman" w:hAnsi="Times New Roman"/>
        </w:rPr>
        <w:t xml:space="preserve"> </w:t>
      </w:r>
      <w:r w:rsidR="00296C98">
        <w:rPr>
          <w:rFonts w:ascii="Times New Roman" w:hAnsi="Times New Roman"/>
        </w:rPr>
        <w:t>poses</w:t>
      </w:r>
      <w:r w:rsidR="003B6107">
        <w:rPr>
          <w:rFonts w:ascii="Times New Roman" w:hAnsi="Times New Roman"/>
        </w:rPr>
        <w:t xml:space="preserve"> a statistical issue because </w:t>
      </w:r>
      <w:r w:rsidR="00296C98">
        <w:rPr>
          <w:rFonts w:ascii="Times New Roman" w:hAnsi="Times New Roman"/>
        </w:rPr>
        <w:t xml:space="preserve">of phylogenetic relatedness. That is, </w:t>
      </w:r>
      <w:r w:rsidR="00556CFA">
        <w:rPr>
          <w:rFonts w:ascii="Times New Roman" w:hAnsi="Times New Roman"/>
        </w:rPr>
        <w:t xml:space="preserve">closely related species are more similar </w:t>
      </w:r>
      <w:r w:rsidR="00254773">
        <w:rPr>
          <w:rFonts w:ascii="Times New Roman" w:hAnsi="Times New Roman"/>
        </w:rPr>
        <w:t>in their traits, including effect sizes, violating the assumption</w:t>
      </w:r>
      <w:r w:rsidR="00AE1D03">
        <w:rPr>
          <w:rFonts w:ascii="Times New Roman" w:hAnsi="Times New Roman"/>
        </w:rPr>
        <w:t xml:space="preserve"> of independence</w:t>
      </w:r>
      <w:r w:rsidR="00254773">
        <w:rPr>
          <w:rFonts w:ascii="Times New Roman" w:hAnsi="Times New Roman"/>
        </w:rPr>
        <w:t>.</w:t>
      </w:r>
      <w:r w:rsidR="00296C98">
        <w:rPr>
          <w:rFonts w:ascii="Times New Roman" w:hAnsi="Times New Roman"/>
        </w:rPr>
        <w:t xml:space="preserve"> </w:t>
      </w:r>
      <w:r w:rsidR="00AE1D03">
        <w:rPr>
          <w:rFonts w:ascii="Times New Roman" w:hAnsi="Times New Roman"/>
        </w:rPr>
        <w:t>Therefore</w:t>
      </w:r>
      <w:r w:rsidR="00BD7AB7">
        <w:rPr>
          <w:rFonts w:ascii="Times New Roman" w:hAnsi="Times New Roman"/>
        </w:rPr>
        <w:t>, ecologists and evolutionary biologists have developed</w:t>
      </w:r>
      <w:r w:rsidR="00BD10A3">
        <w:rPr>
          <w:rFonts w:ascii="Times New Roman" w:hAnsi="Times New Roman"/>
        </w:rPr>
        <w:t xml:space="preserve"> </w:t>
      </w:r>
      <w:r w:rsidR="00967196">
        <w:rPr>
          <w:rFonts w:ascii="Times New Roman" w:hAnsi="Times New Roman"/>
        </w:rPr>
        <w:t xml:space="preserve">a </w:t>
      </w:r>
      <w:r w:rsidR="003D32C6">
        <w:rPr>
          <w:rFonts w:ascii="Times New Roman" w:hAnsi="Times New Roman"/>
        </w:rPr>
        <w:t>phylogenetic</w:t>
      </w:r>
      <w:r w:rsidR="00967196">
        <w:rPr>
          <w:rFonts w:ascii="Times New Roman" w:hAnsi="Times New Roman"/>
        </w:rPr>
        <w:t>ally controlled or phylogenetic</w:t>
      </w:r>
      <w:r w:rsidR="003D32C6">
        <w:rPr>
          <w:rFonts w:ascii="Times New Roman" w:hAnsi="Times New Roman"/>
        </w:rPr>
        <w:t xml:space="preserve"> meta-analy</w:t>
      </w:r>
      <w:r w:rsidR="00967196">
        <w:rPr>
          <w:rFonts w:ascii="Times New Roman" w:hAnsi="Times New Roman"/>
        </w:rPr>
        <w:t>tic model</w:t>
      </w:r>
      <w:r w:rsidR="003D32C6">
        <w:rPr>
          <w:rFonts w:ascii="Times New Roman" w:hAnsi="Times New Roman"/>
        </w:rPr>
        <w:t xml:space="preserve"> </w:t>
      </w:r>
      <w:r w:rsidR="001D0AED">
        <w:rPr>
          <w:rFonts w:ascii="Times New Roman" w:hAnsi="Times New Roman"/>
        </w:rPr>
        <w:t>that</w:t>
      </w:r>
      <w:r w:rsidR="00BD7AB7">
        <w:rPr>
          <w:rFonts w:ascii="Times New Roman" w:hAnsi="Times New Roman"/>
        </w:rPr>
        <w:t xml:space="preserve"> </w:t>
      </w:r>
      <w:r w:rsidR="00BD10A3">
        <w:rPr>
          <w:rFonts w:ascii="Times New Roman" w:hAnsi="Times New Roman"/>
        </w:rPr>
        <w:t>accounts</w:t>
      </w:r>
      <w:r w:rsidR="00BD7AB7">
        <w:rPr>
          <w:rFonts w:ascii="Times New Roman" w:hAnsi="Times New Roman"/>
        </w:rPr>
        <w:t xml:space="preserve"> for </w:t>
      </w:r>
      <w:r w:rsidR="00E45814">
        <w:rPr>
          <w:rFonts w:ascii="Times New Roman" w:hAnsi="Times New Roman"/>
        </w:rPr>
        <w:t>this statistical</w:t>
      </w:r>
      <w:r w:rsidR="00967196">
        <w:rPr>
          <w:rFonts w:ascii="Times New Roman" w:hAnsi="Times New Roman"/>
        </w:rPr>
        <w:t xml:space="preserve"> d</w:t>
      </w:r>
      <w:r w:rsidR="00BD10A3">
        <w:rPr>
          <w:rFonts w:ascii="Times New Roman" w:hAnsi="Times New Roman"/>
        </w:rPr>
        <w:t>ependency</w:t>
      </w:r>
      <w:r w:rsidR="00AE1D03">
        <w:rPr>
          <w:rFonts w:ascii="Times New Roman" w:hAnsi="Times New Roman"/>
        </w:rPr>
        <w:t>.</w:t>
      </w:r>
      <w:r w:rsidR="007A1B5A">
        <w:rPr>
          <w:rFonts w:ascii="Times New Roman" w:hAnsi="Times New Roman"/>
        </w:rPr>
        <w:t xml:space="preserve"> </w:t>
      </w:r>
      <w:r w:rsidR="001463F2">
        <w:rPr>
          <w:rFonts w:ascii="Times New Roman" w:hAnsi="Times New Roman"/>
        </w:rPr>
        <w:t xml:space="preserve">Although ecologists and evolutionary biologists now </w:t>
      </w:r>
      <w:r w:rsidR="00C13825">
        <w:rPr>
          <w:rFonts w:ascii="Times New Roman" w:hAnsi="Times New Roman"/>
        </w:rPr>
        <w:t>widely use phylogenetic meta-analyses</w:t>
      </w:r>
      <w:r w:rsidR="009150B9">
        <w:rPr>
          <w:rFonts w:ascii="Times New Roman" w:hAnsi="Times New Roman"/>
        </w:rPr>
        <w:t xml:space="preserve">, </w:t>
      </w:r>
      <w:r w:rsidR="00964C0F">
        <w:rPr>
          <w:rFonts w:ascii="Times New Roman" w:hAnsi="Times New Roman"/>
        </w:rPr>
        <w:t xml:space="preserve">their implementation is often </w:t>
      </w:r>
      <w:r w:rsidR="007A1B5A">
        <w:rPr>
          <w:rFonts w:ascii="Times New Roman" w:hAnsi="Times New Roman"/>
        </w:rPr>
        <w:t>incomplete and incorrect (</w:t>
      </w:r>
      <w:r w:rsidR="00C13825">
        <w:rPr>
          <w:rFonts w:ascii="Times New Roman" w:hAnsi="Times New Roman"/>
        </w:rPr>
        <w:t xml:space="preserve">for more details, see </w:t>
      </w:r>
      <w:r w:rsidR="00C8779B">
        <w:rPr>
          <w:rFonts w:ascii="Times New Roman" w:hAnsi="Times New Roman"/>
        </w:rPr>
        <w:t>the next section</w:t>
      </w:r>
      <w:r w:rsidR="007A1B5A">
        <w:rPr>
          <w:rFonts w:ascii="Times New Roman" w:hAnsi="Times New Roman"/>
        </w:rPr>
        <w:t>).</w:t>
      </w:r>
    </w:p>
    <w:p w14:paraId="778A9B74" w14:textId="77777777" w:rsidR="00C13825" w:rsidRDefault="00C13825" w:rsidP="00B15E09">
      <w:pPr>
        <w:spacing w:line="480" w:lineRule="auto"/>
        <w:contextualSpacing/>
        <w:rPr>
          <w:rFonts w:ascii="Times New Roman" w:hAnsi="Times New Roman"/>
        </w:rPr>
      </w:pPr>
    </w:p>
    <w:p w14:paraId="645D1F78" w14:textId="2E43358B" w:rsidR="00C13825" w:rsidRDefault="00436C8B" w:rsidP="00B15E09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In this tutorial</w:t>
      </w:r>
      <w:r w:rsidR="00C13825">
        <w:rPr>
          <w:rFonts w:ascii="Times New Roman" w:hAnsi="Times New Roman"/>
        </w:rPr>
        <w:t xml:space="preserve">, </w:t>
      </w:r>
      <w:r w:rsidR="00C8779B">
        <w:rPr>
          <w:rFonts w:ascii="Times New Roman" w:hAnsi="Times New Roman"/>
        </w:rPr>
        <w:t xml:space="preserve">therefore, </w:t>
      </w:r>
      <w:r w:rsidR="00C13825">
        <w:rPr>
          <w:rFonts w:ascii="Times New Roman" w:hAnsi="Times New Roman"/>
        </w:rPr>
        <w:t xml:space="preserve">we </w:t>
      </w:r>
      <w:r w:rsidR="00A025CD">
        <w:rPr>
          <w:rFonts w:ascii="Times New Roman" w:hAnsi="Times New Roman"/>
        </w:rPr>
        <w:t>provide a step-by-step guide to implementing a phylogenetic meta-analysis</w:t>
      </w:r>
      <w:r w:rsidR="003728C3">
        <w:rPr>
          <w:rFonts w:ascii="Times New Roman" w:hAnsi="Times New Roman"/>
        </w:rPr>
        <w:t>.</w:t>
      </w:r>
      <w:r w:rsidR="00A025CD">
        <w:rPr>
          <w:rFonts w:ascii="Times New Roman" w:hAnsi="Times New Roman"/>
        </w:rPr>
        <w:t xml:space="preserve"> </w:t>
      </w:r>
      <w:r w:rsidR="003728C3">
        <w:rPr>
          <w:rFonts w:ascii="Times New Roman" w:hAnsi="Times New Roman"/>
        </w:rPr>
        <w:t>M</w:t>
      </w:r>
      <w:r w:rsidR="00A025CD">
        <w:rPr>
          <w:rFonts w:ascii="Times New Roman" w:hAnsi="Times New Roman"/>
        </w:rPr>
        <w:t xml:space="preserve">ore specifically, </w:t>
      </w:r>
      <w:r w:rsidR="003728C3">
        <w:rPr>
          <w:rFonts w:ascii="Times New Roman" w:hAnsi="Times New Roman"/>
        </w:rPr>
        <w:t xml:space="preserve">we introduce </w:t>
      </w:r>
      <w:r w:rsidR="00A025CD">
        <w:rPr>
          <w:rFonts w:ascii="Times New Roman" w:hAnsi="Times New Roman"/>
        </w:rPr>
        <w:t xml:space="preserve">a </w:t>
      </w:r>
      <w:r w:rsidR="00F1660D">
        <w:rPr>
          <w:rFonts w:ascii="Times New Roman" w:hAnsi="Times New Roman"/>
        </w:rPr>
        <w:t xml:space="preserve">phylogenetic </w:t>
      </w:r>
      <w:r w:rsidR="00A025CD">
        <w:rPr>
          <w:rFonts w:ascii="Times New Roman" w:hAnsi="Times New Roman"/>
        </w:rPr>
        <w:t xml:space="preserve">multi-level </w:t>
      </w:r>
      <w:r w:rsidR="00785A0D">
        <w:rPr>
          <w:rFonts w:ascii="Times New Roman" w:hAnsi="Times New Roman"/>
        </w:rPr>
        <w:t>meta-analysis</w:t>
      </w:r>
      <w:r w:rsidR="003728C3">
        <w:rPr>
          <w:rFonts w:ascii="Times New Roman" w:hAnsi="Times New Roman"/>
        </w:rPr>
        <w:t>; a</w:t>
      </w:r>
      <w:r w:rsidR="006D254B">
        <w:rPr>
          <w:rFonts w:ascii="Times New Roman" w:hAnsi="Times New Roman"/>
        </w:rPr>
        <w:t>n appro</w:t>
      </w:r>
      <w:r w:rsidR="00307DCF">
        <w:rPr>
          <w:rFonts w:ascii="Times New Roman" w:hAnsi="Times New Roman"/>
        </w:rPr>
        <w:t xml:space="preserve">priate model </w:t>
      </w:r>
      <w:commentRangeStart w:id="7"/>
      <w:r w:rsidR="003728C3">
        <w:rPr>
          <w:rFonts w:ascii="Times New Roman" w:hAnsi="Times New Roman"/>
        </w:rPr>
        <w:t>includes</w:t>
      </w:r>
      <w:r w:rsidR="00307DCF">
        <w:rPr>
          <w:rFonts w:ascii="Times New Roman" w:hAnsi="Times New Roman"/>
        </w:rPr>
        <w:t xml:space="preserve"> five levels</w:t>
      </w:r>
      <w:r w:rsidR="003728C3">
        <w:rPr>
          <w:rFonts w:ascii="Times New Roman" w:hAnsi="Times New Roman"/>
        </w:rPr>
        <w:t xml:space="preserve"> </w:t>
      </w:r>
      <w:commentRangeEnd w:id="7"/>
      <w:r w:rsidR="00CA4790">
        <w:rPr>
          <w:rStyle w:val="CommentReference"/>
        </w:rPr>
        <w:commentReference w:id="7"/>
      </w:r>
      <w:r w:rsidR="00565079">
        <w:rPr>
          <w:rFonts w:ascii="Times New Roman" w:hAnsi="Times New Roman"/>
        </w:rPr>
        <w:t xml:space="preserve">(or five different random factors) </w:t>
      </w:r>
      <w:r w:rsidR="003728C3">
        <w:rPr>
          <w:rFonts w:ascii="Times New Roman" w:hAnsi="Times New Roman"/>
        </w:rPr>
        <w:t>(REF)</w:t>
      </w:r>
      <w:r w:rsidR="00307DCF">
        <w:rPr>
          <w:rFonts w:ascii="Times New Roman" w:hAnsi="Times New Roman"/>
        </w:rPr>
        <w:t>.</w:t>
      </w:r>
      <w:r w:rsidR="006D254B">
        <w:rPr>
          <w:rFonts w:ascii="Times New Roman" w:hAnsi="Times New Roman"/>
        </w:rPr>
        <w:t xml:space="preserve"> </w:t>
      </w:r>
      <w:r w:rsidR="00C71655">
        <w:rPr>
          <w:rFonts w:ascii="Times New Roman" w:hAnsi="Times New Roman"/>
        </w:rPr>
        <w:t>By doing so, first, we</w:t>
      </w:r>
      <w:r w:rsidR="00F5679D">
        <w:rPr>
          <w:rFonts w:ascii="Times New Roman" w:hAnsi="Times New Roman"/>
        </w:rPr>
        <w:t xml:space="preserve"> </w:t>
      </w:r>
      <w:r w:rsidR="002313A8">
        <w:rPr>
          <w:rFonts w:ascii="Times New Roman" w:hAnsi="Times New Roman"/>
        </w:rPr>
        <w:t xml:space="preserve">provide a conceptual foundation </w:t>
      </w:r>
      <w:r w:rsidR="00E45814">
        <w:rPr>
          <w:rFonts w:ascii="Times New Roman" w:hAnsi="Times New Roman"/>
        </w:rPr>
        <w:t>for</w:t>
      </w:r>
      <w:r w:rsidR="00F5679D">
        <w:rPr>
          <w:rFonts w:ascii="Times New Roman" w:hAnsi="Times New Roman"/>
        </w:rPr>
        <w:t xml:space="preserve"> an appropriate phylogenetic multi-level meta-analytic model</w:t>
      </w:r>
      <w:r w:rsidR="002313A8">
        <w:rPr>
          <w:rFonts w:ascii="Times New Roman" w:hAnsi="Times New Roman"/>
        </w:rPr>
        <w:t xml:space="preserve">, building up from </w:t>
      </w:r>
      <w:r w:rsidR="00F5679D">
        <w:rPr>
          <w:rFonts w:ascii="Times New Roman" w:hAnsi="Times New Roman"/>
        </w:rPr>
        <w:t xml:space="preserve">a traditional model, i.e., the random-effects model. </w:t>
      </w:r>
      <w:r w:rsidR="006D4C44">
        <w:rPr>
          <w:rFonts w:ascii="Times New Roman" w:hAnsi="Times New Roman"/>
        </w:rPr>
        <w:t>Next</w:t>
      </w:r>
      <w:r w:rsidR="00F5679D">
        <w:rPr>
          <w:rFonts w:ascii="Times New Roman" w:hAnsi="Times New Roman"/>
        </w:rPr>
        <w:t xml:space="preserve">, we </w:t>
      </w:r>
      <w:r w:rsidR="00350CE7">
        <w:rPr>
          <w:rFonts w:ascii="Times New Roman" w:hAnsi="Times New Roman"/>
        </w:rPr>
        <w:t>show</w:t>
      </w:r>
      <w:r w:rsidR="00F5679D">
        <w:rPr>
          <w:rFonts w:ascii="Times New Roman" w:hAnsi="Times New Roman"/>
        </w:rPr>
        <w:t xml:space="preserve"> how to create a phylogenetic tree</w:t>
      </w:r>
      <w:r w:rsidR="00520DC4">
        <w:rPr>
          <w:rFonts w:ascii="Times New Roman" w:hAnsi="Times New Roman"/>
        </w:rPr>
        <w:t xml:space="preserve"> using online resources</w:t>
      </w:r>
      <w:r w:rsidR="00330B3C">
        <w:rPr>
          <w:rFonts w:ascii="Times New Roman" w:hAnsi="Times New Roman"/>
        </w:rPr>
        <w:t xml:space="preserve"> and turn the tree into a correlation matri</w:t>
      </w:r>
      <w:r w:rsidR="00FB5196">
        <w:rPr>
          <w:rFonts w:ascii="Times New Roman" w:hAnsi="Times New Roman"/>
        </w:rPr>
        <w:t>x</w:t>
      </w:r>
      <w:r w:rsidR="00E45814">
        <w:rPr>
          <w:rFonts w:ascii="Times New Roman" w:hAnsi="Times New Roman"/>
        </w:rPr>
        <w:t xml:space="preserve"> </w:t>
      </w:r>
      <w:r w:rsidR="00415830">
        <w:rPr>
          <w:rFonts w:ascii="Times New Roman" w:hAnsi="Times New Roman"/>
        </w:rPr>
        <w:t xml:space="preserve">to fit </w:t>
      </w:r>
      <w:r w:rsidR="00BE606C">
        <w:rPr>
          <w:rFonts w:ascii="Times New Roman" w:hAnsi="Times New Roman"/>
        </w:rPr>
        <w:t>the model</w:t>
      </w:r>
      <w:r w:rsidR="00E45814">
        <w:rPr>
          <w:rFonts w:ascii="Times New Roman" w:hAnsi="Times New Roman"/>
        </w:rPr>
        <w:t xml:space="preserve">. </w:t>
      </w:r>
      <w:r w:rsidR="006D4C44">
        <w:rPr>
          <w:rFonts w:ascii="Times New Roman" w:hAnsi="Times New Roman"/>
        </w:rPr>
        <w:t>Then</w:t>
      </w:r>
      <w:r w:rsidR="00330B3C">
        <w:rPr>
          <w:rFonts w:ascii="Times New Roman" w:hAnsi="Times New Roman"/>
        </w:rPr>
        <w:t>,</w:t>
      </w:r>
      <w:r w:rsidR="00594779">
        <w:rPr>
          <w:rFonts w:ascii="Times New Roman" w:hAnsi="Times New Roman"/>
        </w:rPr>
        <w:t xml:space="preserve"> </w:t>
      </w:r>
      <w:r w:rsidR="00330B3C">
        <w:rPr>
          <w:rFonts w:ascii="Times New Roman" w:hAnsi="Times New Roman"/>
        </w:rPr>
        <w:t xml:space="preserve">we </w:t>
      </w:r>
      <w:r w:rsidR="0041264D">
        <w:rPr>
          <w:rFonts w:ascii="Times New Roman" w:hAnsi="Times New Roman"/>
        </w:rPr>
        <w:t>explain</w:t>
      </w:r>
      <w:r w:rsidR="00F52252">
        <w:rPr>
          <w:rFonts w:ascii="Times New Roman" w:hAnsi="Times New Roman"/>
        </w:rPr>
        <w:t xml:space="preserve"> </w:t>
      </w:r>
      <w:r w:rsidR="0041264D">
        <w:rPr>
          <w:rFonts w:ascii="Times New Roman" w:hAnsi="Times New Roman"/>
        </w:rPr>
        <w:t xml:space="preserve">how to </w:t>
      </w:r>
      <w:r w:rsidR="00F52252">
        <w:rPr>
          <w:rFonts w:ascii="Times New Roman" w:hAnsi="Times New Roman"/>
        </w:rPr>
        <w:t xml:space="preserve">interpret </w:t>
      </w:r>
      <w:r w:rsidR="002B4639">
        <w:rPr>
          <w:rFonts w:ascii="Times New Roman" w:hAnsi="Times New Roman"/>
        </w:rPr>
        <w:t>meta-analytic and meta-regression models</w:t>
      </w:r>
      <w:r w:rsidR="002B44FA">
        <w:rPr>
          <w:rFonts w:ascii="Times New Roman" w:hAnsi="Times New Roman"/>
        </w:rPr>
        <w:t>,</w:t>
      </w:r>
      <w:r w:rsidR="002B44FA" w:rsidRPr="002B44FA">
        <w:rPr>
          <w:rFonts w:ascii="Times New Roman" w:hAnsi="Times New Roman"/>
        </w:rPr>
        <w:t xml:space="preserve"> </w:t>
      </w:r>
      <w:r w:rsidR="002B44FA">
        <w:rPr>
          <w:rFonts w:ascii="Times New Roman" w:hAnsi="Times New Roman"/>
        </w:rPr>
        <w:t>using illustrative examples</w:t>
      </w:r>
      <w:r w:rsidR="006D4C44">
        <w:rPr>
          <w:rFonts w:ascii="Times New Roman" w:hAnsi="Times New Roman"/>
        </w:rPr>
        <w:t xml:space="preserve">. </w:t>
      </w:r>
      <w:r w:rsidR="002B4639">
        <w:rPr>
          <w:rFonts w:ascii="Times New Roman" w:hAnsi="Times New Roman"/>
        </w:rPr>
        <w:t xml:space="preserve">Finally, we </w:t>
      </w:r>
      <w:r w:rsidR="002A5F1D">
        <w:rPr>
          <w:rFonts w:ascii="Times New Roman" w:hAnsi="Times New Roman"/>
        </w:rPr>
        <w:t>recommend how to report and present model results,</w:t>
      </w:r>
      <w:r w:rsidR="002B4639">
        <w:rPr>
          <w:rFonts w:ascii="Times New Roman" w:hAnsi="Times New Roman"/>
        </w:rPr>
        <w:t xml:space="preserve"> </w:t>
      </w:r>
      <w:r w:rsidR="00FB5196">
        <w:rPr>
          <w:rFonts w:ascii="Times New Roman" w:hAnsi="Times New Roman"/>
        </w:rPr>
        <w:t xml:space="preserve">including </w:t>
      </w:r>
      <w:r w:rsidR="007C1CAA">
        <w:rPr>
          <w:rFonts w:ascii="Times New Roman" w:hAnsi="Times New Roman"/>
        </w:rPr>
        <w:t>visual presentations (e.g.</w:t>
      </w:r>
      <w:r w:rsidR="00184369">
        <w:rPr>
          <w:rFonts w:ascii="Times New Roman" w:hAnsi="Times New Roman"/>
        </w:rPr>
        <w:t>,</w:t>
      </w:r>
      <w:r w:rsidR="007C1CAA">
        <w:rPr>
          <w:rFonts w:ascii="Times New Roman" w:hAnsi="Times New Roman"/>
        </w:rPr>
        <w:t xml:space="preserve"> forest plots and orchard plots; REF)</w:t>
      </w:r>
      <w:r w:rsidR="002B44FA">
        <w:rPr>
          <w:rFonts w:ascii="Times New Roman" w:hAnsi="Times New Roman"/>
        </w:rPr>
        <w:t xml:space="preserve"> with more examples</w:t>
      </w:r>
      <w:r w:rsidR="00F52252">
        <w:rPr>
          <w:rFonts w:ascii="Times New Roman" w:hAnsi="Times New Roman"/>
        </w:rPr>
        <w:t xml:space="preserve">. </w:t>
      </w:r>
    </w:p>
    <w:p w14:paraId="368480F7" w14:textId="77777777" w:rsidR="00C13825" w:rsidRDefault="00C13825" w:rsidP="00B15E09">
      <w:pPr>
        <w:spacing w:line="480" w:lineRule="auto"/>
        <w:contextualSpacing/>
        <w:rPr>
          <w:rFonts w:ascii="Times New Roman" w:hAnsi="Times New Roman"/>
        </w:rPr>
      </w:pPr>
    </w:p>
    <w:p w14:paraId="14521896" w14:textId="74F99AAD" w:rsidR="00DD1ECD" w:rsidRPr="0077040E" w:rsidRDefault="00F1660D" w:rsidP="00AB1E99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addition, we </w:t>
      </w:r>
      <w:r w:rsidR="00252FBC">
        <w:rPr>
          <w:rFonts w:ascii="Times New Roman" w:hAnsi="Times New Roman"/>
        </w:rPr>
        <w:t>point out</w:t>
      </w:r>
      <w:r w:rsidR="00C13825">
        <w:rPr>
          <w:rFonts w:ascii="Times New Roman" w:hAnsi="Times New Roman"/>
        </w:rPr>
        <w:t xml:space="preserve"> </w:t>
      </w:r>
      <w:r w:rsidR="00C70967">
        <w:rPr>
          <w:rFonts w:ascii="Times New Roman" w:hAnsi="Times New Roman"/>
        </w:rPr>
        <w:t xml:space="preserve">how phylogenetic meta-analytic models are </w:t>
      </w:r>
      <w:r w:rsidR="00F50472">
        <w:rPr>
          <w:rFonts w:ascii="Times New Roman" w:hAnsi="Times New Roman"/>
        </w:rPr>
        <w:t>mathematically</w:t>
      </w:r>
      <w:r w:rsidR="00C70967">
        <w:rPr>
          <w:rFonts w:ascii="Times New Roman" w:hAnsi="Times New Roman"/>
        </w:rPr>
        <w:t xml:space="preserve"> identical to spatially</w:t>
      </w:r>
      <w:r w:rsidR="00A36B27">
        <w:rPr>
          <w:rFonts w:ascii="Times New Roman" w:hAnsi="Times New Roman"/>
        </w:rPr>
        <w:t xml:space="preserve"> explicit</w:t>
      </w:r>
      <w:r w:rsidR="00FD6AFD">
        <w:rPr>
          <w:rFonts w:ascii="Times New Roman" w:hAnsi="Times New Roman"/>
        </w:rPr>
        <w:t xml:space="preserve"> meta-analytic models. </w:t>
      </w:r>
      <w:r w:rsidR="00EA6C24">
        <w:rPr>
          <w:rFonts w:ascii="Times New Roman" w:hAnsi="Times New Roman"/>
        </w:rPr>
        <w:t xml:space="preserve">Therefore, we also provide a guide to </w:t>
      </w:r>
      <w:r w:rsidR="00716B55">
        <w:rPr>
          <w:rFonts w:ascii="Times New Roman" w:hAnsi="Times New Roman"/>
        </w:rPr>
        <w:t xml:space="preserve">a spatially explicit meta-analysis </w:t>
      </w:r>
      <w:r w:rsidR="00C57722">
        <w:rPr>
          <w:rFonts w:ascii="Times New Roman" w:hAnsi="Times New Roman"/>
        </w:rPr>
        <w:t>i</w:t>
      </w:r>
      <w:r w:rsidR="00541441">
        <w:rPr>
          <w:rFonts w:ascii="Times New Roman" w:hAnsi="Times New Roman"/>
        </w:rPr>
        <w:t>n parallel</w:t>
      </w:r>
      <w:r w:rsidR="00094205">
        <w:rPr>
          <w:rFonts w:ascii="Times New Roman" w:hAnsi="Times New Roman"/>
        </w:rPr>
        <w:t>: 1) model overview, 2) creating</w:t>
      </w:r>
      <w:r w:rsidR="00307DCF">
        <w:rPr>
          <w:rFonts w:ascii="Times New Roman" w:hAnsi="Times New Roman"/>
        </w:rPr>
        <w:t xml:space="preserve"> a spatial matrix, </w:t>
      </w:r>
      <w:r w:rsidR="00F47617">
        <w:rPr>
          <w:rFonts w:ascii="Times New Roman" w:hAnsi="Times New Roman"/>
        </w:rPr>
        <w:t>3) interpreting results</w:t>
      </w:r>
      <w:r w:rsidR="002A5F1D">
        <w:rPr>
          <w:rFonts w:ascii="Times New Roman" w:hAnsi="Times New Roman"/>
        </w:rPr>
        <w:t>,</w:t>
      </w:r>
      <w:r w:rsidR="00F47617">
        <w:rPr>
          <w:rFonts w:ascii="Times New Roman" w:hAnsi="Times New Roman"/>
        </w:rPr>
        <w:t xml:space="preserve"> and </w:t>
      </w:r>
      <w:r w:rsidR="00F47617">
        <w:rPr>
          <w:rFonts w:ascii="Times New Roman" w:hAnsi="Times New Roman"/>
        </w:rPr>
        <w:lastRenderedPageBreak/>
        <w:t xml:space="preserve">4) </w:t>
      </w:r>
      <w:r w:rsidR="002A5F1D">
        <w:rPr>
          <w:rFonts w:ascii="Times New Roman" w:hAnsi="Times New Roman"/>
        </w:rPr>
        <w:t xml:space="preserve">reporting and </w:t>
      </w:r>
      <w:r w:rsidR="00F47617">
        <w:rPr>
          <w:rFonts w:ascii="Times New Roman" w:hAnsi="Times New Roman"/>
        </w:rPr>
        <w:t>presenting model results</w:t>
      </w:r>
      <w:r w:rsidR="00307DCF">
        <w:rPr>
          <w:rFonts w:ascii="Times New Roman" w:hAnsi="Times New Roman"/>
        </w:rPr>
        <w:t>.</w:t>
      </w:r>
      <w:r w:rsidR="00094205">
        <w:rPr>
          <w:rFonts w:ascii="Times New Roman" w:hAnsi="Times New Roman"/>
        </w:rPr>
        <w:t xml:space="preserve"> </w:t>
      </w:r>
      <w:r w:rsidR="00C57722">
        <w:rPr>
          <w:rFonts w:ascii="Times New Roman" w:hAnsi="Times New Roman"/>
        </w:rPr>
        <w:t xml:space="preserve"> Although </w:t>
      </w:r>
      <w:r w:rsidR="00172CF9">
        <w:rPr>
          <w:rFonts w:ascii="Times New Roman" w:hAnsi="Times New Roman"/>
        </w:rPr>
        <w:t xml:space="preserve">the use of such models is </w:t>
      </w:r>
      <w:r w:rsidR="00C57722">
        <w:rPr>
          <w:rFonts w:ascii="Times New Roman" w:hAnsi="Times New Roman"/>
        </w:rPr>
        <w:t>currently limited</w:t>
      </w:r>
      <w:r w:rsidR="00172CF9">
        <w:rPr>
          <w:rFonts w:ascii="Times New Roman" w:hAnsi="Times New Roman"/>
        </w:rPr>
        <w:t xml:space="preserve"> (</w:t>
      </w:r>
      <w:r w:rsidR="005626DB">
        <w:rPr>
          <w:rFonts w:ascii="Times New Roman" w:hAnsi="Times New Roman"/>
        </w:rPr>
        <w:t>cf.</w:t>
      </w:r>
      <w:r w:rsidR="00172CF9">
        <w:rPr>
          <w:rFonts w:ascii="Times New Roman" w:hAnsi="Times New Roman"/>
        </w:rPr>
        <w:t xml:space="preserve"> REF)</w:t>
      </w:r>
      <w:r w:rsidR="00C57722">
        <w:rPr>
          <w:rFonts w:ascii="Times New Roman" w:hAnsi="Times New Roman"/>
        </w:rPr>
        <w:t>, the application of</w:t>
      </w:r>
      <w:r w:rsidR="000722D5">
        <w:rPr>
          <w:rFonts w:ascii="Times New Roman" w:hAnsi="Times New Roman"/>
        </w:rPr>
        <w:t xml:space="preserve"> spatially explicit meta-analyses</w:t>
      </w:r>
      <w:r w:rsidR="00C57722">
        <w:rPr>
          <w:rFonts w:ascii="Times New Roman" w:hAnsi="Times New Roman"/>
        </w:rPr>
        <w:t xml:space="preserve"> goes </w:t>
      </w:r>
      <w:r w:rsidR="005626DB">
        <w:rPr>
          <w:rFonts w:ascii="Times New Roman" w:hAnsi="Times New Roman"/>
        </w:rPr>
        <w:t xml:space="preserve">far </w:t>
      </w:r>
      <w:r w:rsidR="00C57722">
        <w:rPr>
          <w:rFonts w:ascii="Times New Roman" w:hAnsi="Times New Roman"/>
        </w:rPr>
        <w:t xml:space="preserve">beyond ecology and evolution. For example, </w:t>
      </w:r>
      <w:r w:rsidR="003728C3">
        <w:rPr>
          <w:rFonts w:ascii="Times New Roman" w:hAnsi="Times New Roman"/>
        </w:rPr>
        <w:t xml:space="preserve">epidemiologists can </w:t>
      </w:r>
      <w:r w:rsidR="00DA042E">
        <w:rPr>
          <w:rFonts w:ascii="Times New Roman" w:hAnsi="Times New Roman"/>
        </w:rPr>
        <w:t xml:space="preserve">model </w:t>
      </w:r>
      <w:r w:rsidR="006979C0">
        <w:rPr>
          <w:rFonts w:ascii="Times New Roman" w:hAnsi="Times New Roman"/>
        </w:rPr>
        <w:t xml:space="preserve">spatial dependencies </w:t>
      </w:r>
      <w:r w:rsidR="00DA042E">
        <w:rPr>
          <w:rFonts w:ascii="Times New Roman" w:hAnsi="Times New Roman"/>
        </w:rPr>
        <w:t>in their</w:t>
      </w:r>
      <w:r w:rsidR="00EB0A43">
        <w:rPr>
          <w:rFonts w:ascii="Times New Roman" w:hAnsi="Times New Roman"/>
        </w:rPr>
        <w:t xml:space="preserve"> meta-analyses (REF REF)</w:t>
      </w:r>
      <w:r w:rsidR="00E4525F">
        <w:rPr>
          <w:rFonts w:ascii="Times New Roman" w:hAnsi="Times New Roman"/>
        </w:rPr>
        <w:t xml:space="preserve">, while educational psychologists can </w:t>
      </w:r>
      <w:r w:rsidR="00DA042E">
        <w:rPr>
          <w:rFonts w:ascii="Times New Roman" w:hAnsi="Times New Roman"/>
        </w:rPr>
        <w:t>also investigate</w:t>
      </w:r>
      <w:r w:rsidR="00E4525F">
        <w:rPr>
          <w:rFonts w:ascii="Times New Roman" w:hAnsi="Times New Roman"/>
        </w:rPr>
        <w:t xml:space="preserve"> spatial dependencies in educational outcomes (REF). </w:t>
      </w:r>
      <w:r w:rsidR="00174C3D">
        <w:rPr>
          <w:rFonts w:ascii="Times New Roman" w:hAnsi="Times New Roman"/>
        </w:rPr>
        <w:t>Importantly</w:t>
      </w:r>
      <w:r w:rsidR="00E25367">
        <w:rPr>
          <w:rFonts w:ascii="Times New Roman" w:hAnsi="Times New Roman"/>
        </w:rPr>
        <w:t xml:space="preserve">, we </w:t>
      </w:r>
      <w:r w:rsidR="00174C3D">
        <w:rPr>
          <w:rFonts w:ascii="Times New Roman" w:hAnsi="Times New Roman"/>
        </w:rPr>
        <w:t>have created</w:t>
      </w:r>
      <w:r w:rsidR="0073412A">
        <w:rPr>
          <w:rFonts w:ascii="Times New Roman" w:hAnsi="Times New Roman"/>
        </w:rPr>
        <w:t xml:space="preserve"> an accompanying </w:t>
      </w:r>
      <w:r w:rsidR="00433DFE">
        <w:rPr>
          <w:rFonts w:ascii="Times New Roman" w:hAnsi="Times New Roman"/>
        </w:rPr>
        <w:t xml:space="preserve">website where we show both frequentist and Bayesian implementations of both phylogenetic and spatially </w:t>
      </w:r>
      <w:commentRangeStart w:id="8"/>
      <w:r w:rsidR="00433DFE">
        <w:rPr>
          <w:rFonts w:ascii="Times New Roman" w:hAnsi="Times New Roman"/>
        </w:rPr>
        <w:t xml:space="preserve">explicit meta-analyses using the R packages, </w:t>
      </w:r>
      <w:proofErr w:type="spellStart"/>
      <w:r w:rsidR="001A4C13" w:rsidRPr="001A4C13">
        <w:rPr>
          <w:rFonts w:ascii="Times New Roman" w:hAnsi="Times New Roman"/>
          <w:i/>
          <w:iCs/>
        </w:rPr>
        <w:t>metafor</w:t>
      </w:r>
      <w:proofErr w:type="spellEnd"/>
      <w:r w:rsidR="00433DFE">
        <w:rPr>
          <w:rFonts w:ascii="Times New Roman" w:hAnsi="Times New Roman"/>
        </w:rPr>
        <w:t xml:space="preserve"> (REF) and </w:t>
      </w:r>
      <w:r w:rsidR="001A4C13" w:rsidRPr="001A4C13">
        <w:rPr>
          <w:rFonts w:ascii="Times New Roman" w:hAnsi="Times New Roman"/>
          <w:i/>
          <w:iCs/>
        </w:rPr>
        <w:t>brms</w:t>
      </w:r>
      <w:r w:rsidR="00433DFE">
        <w:rPr>
          <w:rFonts w:ascii="Times New Roman" w:hAnsi="Times New Roman"/>
        </w:rPr>
        <w:t xml:space="preserve"> (REF), respectively</w:t>
      </w:r>
      <w:r w:rsidR="0056432A">
        <w:rPr>
          <w:rFonts w:ascii="Times New Roman" w:hAnsi="Times New Roman"/>
        </w:rPr>
        <w:t xml:space="preserve"> (XXXX - website)</w:t>
      </w:r>
      <w:r w:rsidR="00433DFE">
        <w:rPr>
          <w:rFonts w:ascii="Times New Roman" w:hAnsi="Times New Roman"/>
        </w:rPr>
        <w:t xml:space="preserve">. </w:t>
      </w:r>
      <w:commentRangeEnd w:id="8"/>
      <w:r w:rsidR="004F6024">
        <w:rPr>
          <w:rStyle w:val="CommentReference"/>
        </w:rPr>
        <w:commentReference w:id="8"/>
      </w:r>
    </w:p>
    <w:p w14:paraId="31A3CF5D" w14:textId="5549D632" w:rsidR="000C5AC7" w:rsidRPr="0077040E" w:rsidRDefault="000512B3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t xml:space="preserve">2 | </w:t>
      </w:r>
      <w:r w:rsidR="009722E9">
        <w:rPr>
          <w:rFonts w:ascii="Times New Roman" w:hAnsi="Times New Roman"/>
          <w:color w:val="00000A"/>
          <w:lang w:val="en-AU"/>
        </w:rPr>
        <w:t>OV</w:t>
      </w:r>
      <w:commentRangeStart w:id="9"/>
      <w:r w:rsidR="009722E9">
        <w:rPr>
          <w:rFonts w:ascii="Times New Roman" w:hAnsi="Times New Roman"/>
          <w:color w:val="00000A"/>
          <w:lang w:val="en-AU"/>
        </w:rPr>
        <w:t>ERVIEW</w:t>
      </w:r>
      <w:commentRangeEnd w:id="9"/>
      <w:r w:rsidR="00BB75B2">
        <w:rPr>
          <w:rStyle w:val="CommentReference"/>
          <w:rFonts w:ascii="Cambria" w:eastAsia="MS Mincho" w:hAnsi="Cambria"/>
          <w:b w:val="0"/>
          <w:bCs w:val="0"/>
          <w:color w:val="00000A"/>
          <w:lang w:val="en-AU" w:eastAsia="ja-JP"/>
        </w:rPr>
        <w:commentReference w:id="9"/>
      </w:r>
      <w:r w:rsidR="009722E9">
        <w:rPr>
          <w:rFonts w:ascii="Times New Roman" w:hAnsi="Times New Roman"/>
          <w:color w:val="00000A"/>
          <w:lang w:val="en-AU"/>
        </w:rPr>
        <w:t xml:space="preserve"> AND MODELS</w:t>
      </w:r>
    </w:p>
    <w:p w14:paraId="37FB207D" w14:textId="3BE88F52" w:rsidR="009722E9" w:rsidRDefault="009722E9" w:rsidP="00AB1E99">
      <w:pPr>
        <w:spacing w:line="480" w:lineRule="auto"/>
        <w:contextualSpacing/>
        <w:rPr>
          <w:rFonts w:ascii="Times New Roman" w:hAnsi="Times New Roman"/>
        </w:rPr>
      </w:pPr>
    </w:p>
    <w:p w14:paraId="36D875C5" w14:textId="05039EB1" w:rsidR="00EC5FD7" w:rsidRDefault="00EC5FD7" w:rsidP="00AB1E99">
      <w:pPr>
        <w:spacing w:line="480" w:lineRule="auto"/>
        <w:contextualSpacing/>
        <w:rPr>
          <w:rFonts w:ascii="Times New Roman" w:hAnsi="Times New Roman"/>
        </w:rPr>
      </w:pPr>
      <w:r w:rsidRPr="00105FEB">
        <w:rPr>
          <w:rFonts w:ascii="Times New Roman" w:hAnsi="Times New Roman"/>
          <w:highlight w:val="yellow"/>
        </w:rPr>
        <w:t>Contact Wolfgang</w:t>
      </w:r>
    </w:p>
    <w:p w14:paraId="39FEEA39" w14:textId="77777777" w:rsidR="00EC5FD7" w:rsidRDefault="00EC5FD7" w:rsidP="00AB1E99">
      <w:pPr>
        <w:spacing w:line="480" w:lineRule="auto"/>
        <w:contextualSpacing/>
        <w:rPr>
          <w:rFonts w:ascii="Times New Roman" w:hAnsi="Times New Roman"/>
        </w:rPr>
      </w:pPr>
    </w:p>
    <w:p w14:paraId="7061A7D7" w14:textId="7120672F" w:rsidR="00A508C5" w:rsidRDefault="00A508C5" w:rsidP="00AB1E99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Basic models</w:t>
      </w:r>
    </w:p>
    <w:p w14:paraId="4530324A" w14:textId="77777777" w:rsidR="00A508C5" w:rsidRDefault="00A508C5" w:rsidP="00AB1E99">
      <w:pPr>
        <w:spacing w:line="480" w:lineRule="auto"/>
        <w:contextualSpacing/>
        <w:rPr>
          <w:rFonts w:ascii="Times New Roman" w:hAnsi="Times New Roman"/>
        </w:rPr>
      </w:pPr>
    </w:p>
    <w:p w14:paraId="0C23F873" w14:textId="460E40C6" w:rsidR="00607594" w:rsidRDefault="00607594" w:rsidP="00AB1E99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3 level models</w:t>
      </w:r>
    </w:p>
    <w:p w14:paraId="5EEB19FE" w14:textId="061CE3F8" w:rsidR="00607594" w:rsidRDefault="00C06DA0" w:rsidP="00AB1E99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Multiplicity (effect size dependencies)</w:t>
      </w:r>
    </w:p>
    <w:p w14:paraId="41E6D7D8" w14:textId="01DDE9B7" w:rsidR="00C325D5" w:rsidRDefault="005206AB" w:rsidP="00AB1E99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C169AD">
        <w:rPr>
          <w:rFonts w:ascii="Times New Roman" w:hAnsi="Times New Roman"/>
        </w:rPr>
        <w:t xml:space="preserve"> + </w:t>
      </w:r>
      <w:r w:rsidR="00C325D5">
        <w:rPr>
          <w:rFonts w:ascii="Times New Roman" w:hAnsi="Times New Roman"/>
        </w:rPr>
        <w:t>Locations</w:t>
      </w:r>
      <w:r w:rsidR="00C169AD">
        <w:rPr>
          <w:rFonts w:ascii="Times New Roman" w:hAnsi="Times New Roman"/>
        </w:rPr>
        <w:t xml:space="preserve"> + error</w:t>
      </w:r>
    </w:p>
    <w:p w14:paraId="76F03C12" w14:textId="65DC4A70" w:rsidR="009628E0" w:rsidRPr="0077040E" w:rsidRDefault="009628E0" w:rsidP="009628E0">
      <w:pPr>
        <w:pStyle w:val="Heading2"/>
        <w:rPr>
          <w:lang w:val="en-US"/>
        </w:rPr>
      </w:pPr>
      <w:r>
        <w:rPr>
          <w:lang w:val="en-AU"/>
        </w:rPr>
        <w:t>3</w:t>
      </w:r>
      <w:r w:rsidRPr="0077040E">
        <w:t>.</w:t>
      </w:r>
      <w:r w:rsidRPr="0077040E">
        <w:rPr>
          <w:lang w:val="en-US"/>
        </w:rPr>
        <w:t>1</w:t>
      </w:r>
      <w:r w:rsidRPr="0077040E">
        <w:t xml:space="preserve"> | </w:t>
      </w:r>
      <w:r>
        <w:rPr>
          <w:lang w:val="en-US"/>
        </w:rPr>
        <w:t>Phylogenetic models</w:t>
      </w:r>
    </w:p>
    <w:p w14:paraId="3BA877EB" w14:textId="77777777" w:rsidR="009628E0" w:rsidRDefault="009628E0" w:rsidP="009628E0">
      <w:pPr>
        <w:spacing w:line="480" w:lineRule="auto"/>
        <w:rPr>
          <w:rFonts w:ascii="Times New Roman" w:hAnsi="Times New Roman"/>
          <w:lang w:eastAsia="x-none"/>
        </w:rPr>
      </w:pPr>
    </w:p>
    <w:p w14:paraId="2DEBCC62" w14:textId="4844D665" w:rsidR="00C06DA0" w:rsidRDefault="00C06DA0" w:rsidP="009628E0">
      <w:pPr>
        <w:spacing w:line="48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Ozan’s paper</w:t>
      </w:r>
    </w:p>
    <w:p w14:paraId="490D507B" w14:textId="77777777" w:rsidR="009628E0" w:rsidRPr="0077040E" w:rsidRDefault="009628E0" w:rsidP="009628E0">
      <w:pPr>
        <w:spacing w:line="480" w:lineRule="auto"/>
        <w:rPr>
          <w:rFonts w:ascii="Times New Roman" w:hAnsi="Times New Roman"/>
          <w:lang w:eastAsia="x-none"/>
        </w:rPr>
      </w:pPr>
    </w:p>
    <w:p w14:paraId="1ED55DEB" w14:textId="28E47568" w:rsidR="009628E0" w:rsidRPr="0077040E" w:rsidRDefault="009628E0" w:rsidP="009628E0">
      <w:pPr>
        <w:pStyle w:val="Heading2"/>
        <w:rPr>
          <w:lang w:val="en-US"/>
        </w:rPr>
      </w:pPr>
      <w:r>
        <w:rPr>
          <w:lang w:val="en-US"/>
        </w:rPr>
        <w:t>3</w:t>
      </w:r>
      <w:r w:rsidRPr="0077040E">
        <w:t>.</w:t>
      </w:r>
      <w:r w:rsidRPr="0077040E">
        <w:rPr>
          <w:lang w:val="en-US"/>
        </w:rPr>
        <w:t>2</w:t>
      </w:r>
      <w:r w:rsidRPr="0077040E">
        <w:t xml:space="preserve"> | </w:t>
      </w:r>
      <w:r>
        <w:rPr>
          <w:lang w:val="en-US"/>
        </w:rPr>
        <w:t>Spatial models</w:t>
      </w:r>
    </w:p>
    <w:p w14:paraId="330621F3" w14:textId="77777777" w:rsidR="00C325D5" w:rsidRDefault="00C325D5" w:rsidP="00AB1E99">
      <w:pPr>
        <w:spacing w:line="480" w:lineRule="auto"/>
        <w:contextualSpacing/>
        <w:rPr>
          <w:rFonts w:ascii="Times New Roman" w:hAnsi="Times New Roman"/>
        </w:rPr>
      </w:pPr>
    </w:p>
    <w:p w14:paraId="05FCBF99" w14:textId="3221F8AF" w:rsidR="001B74DF" w:rsidRDefault="00C06DA0" w:rsidP="00AB1E99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Wolfgang’s paper</w:t>
      </w:r>
    </w:p>
    <w:p w14:paraId="4A6ED3DD" w14:textId="792D61A5" w:rsidR="001B74DF" w:rsidRPr="00EC5FD7" w:rsidRDefault="00EC5FD7" w:rsidP="00EC5FD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Questions to Wolfgang - </w:t>
      </w:r>
    </w:p>
    <w:p w14:paraId="63CEFE6D" w14:textId="15E4F072" w:rsidR="009722E9" w:rsidRDefault="009722E9" w:rsidP="00AB1E99">
      <w:pPr>
        <w:spacing w:line="48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Frequentists and Bayesians </w:t>
      </w:r>
    </w:p>
    <w:p w14:paraId="5224A52B" w14:textId="77777777" w:rsidR="00F06C95" w:rsidRDefault="00F06C95" w:rsidP="00AB1E99">
      <w:pPr>
        <w:spacing w:line="480" w:lineRule="auto"/>
        <w:contextualSpacing/>
        <w:rPr>
          <w:rFonts w:ascii="Times New Roman" w:hAnsi="Times New Roman"/>
        </w:rPr>
      </w:pPr>
    </w:p>
    <w:p w14:paraId="5FB42D41" w14:textId="6A9B5DC0" w:rsidR="001D7CC1" w:rsidRPr="0077040E" w:rsidRDefault="001D7CC1" w:rsidP="001D7CC1">
      <w:pPr>
        <w:pStyle w:val="Heading2"/>
        <w:rPr>
          <w:lang w:val="en-US"/>
        </w:rPr>
      </w:pPr>
      <w:r>
        <w:rPr>
          <w:lang w:val="en-US"/>
        </w:rPr>
        <w:t>3</w:t>
      </w:r>
      <w:r w:rsidRPr="0077040E">
        <w:t>.</w:t>
      </w:r>
      <w:r>
        <w:rPr>
          <w:lang w:val="en-US"/>
        </w:rPr>
        <w:t>3</w:t>
      </w:r>
      <w:r w:rsidRPr="0077040E">
        <w:t xml:space="preserve"> | </w:t>
      </w:r>
      <w:r>
        <w:rPr>
          <w:lang w:val="en-US"/>
        </w:rPr>
        <w:t>Correlation matrix</w:t>
      </w:r>
    </w:p>
    <w:p w14:paraId="34FF5D4D" w14:textId="77777777" w:rsidR="001D7CC1" w:rsidRDefault="001D7CC1" w:rsidP="00AB1E99">
      <w:pPr>
        <w:spacing w:line="480" w:lineRule="auto"/>
        <w:contextualSpacing/>
        <w:rPr>
          <w:rFonts w:ascii="Times New Roman" w:hAnsi="Times New Roman"/>
        </w:rPr>
      </w:pPr>
    </w:p>
    <w:p w14:paraId="2D4AE459" w14:textId="77777777" w:rsidR="00F06C95" w:rsidRPr="0077040E" w:rsidRDefault="00F06C95" w:rsidP="00AB1E99">
      <w:pPr>
        <w:spacing w:line="480" w:lineRule="auto"/>
        <w:contextualSpacing/>
        <w:rPr>
          <w:rFonts w:ascii="Times New Roman" w:hAnsi="Times New Roman"/>
        </w:rPr>
      </w:pPr>
    </w:p>
    <w:p w14:paraId="1BBCB0C6" w14:textId="40447236" w:rsidR="000512B3" w:rsidRPr="0077040E" w:rsidRDefault="000512B3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t>3 |</w:t>
      </w:r>
      <w:r w:rsidR="009722E9">
        <w:rPr>
          <w:rFonts w:ascii="Times New Roman" w:hAnsi="Times New Roman"/>
          <w:color w:val="00000A"/>
          <w:lang w:val="en-AU"/>
        </w:rPr>
        <w:t xml:space="preserve"> PREPARATION</w:t>
      </w:r>
    </w:p>
    <w:p w14:paraId="4E23B10A" w14:textId="544CF9DD" w:rsidR="009722E9" w:rsidRDefault="00DA5EA6" w:rsidP="00777F05">
      <w:pPr>
        <w:spacing w:line="480" w:lineRule="auto"/>
        <w:contextualSpacing/>
        <w:rPr>
          <w:rFonts w:ascii="Times New Roman" w:hAnsi="Times New Roman"/>
          <w:lang w:eastAsia="x-none"/>
        </w:rPr>
      </w:pPr>
      <w:r w:rsidRPr="0077040E">
        <w:rPr>
          <w:rFonts w:ascii="Times New Roman" w:hAnsi="Times New Roman"/>
          <w:lang w:eastAsia="x-none"/>
        </w:rPr>
        <w:t xml:space="preserve">has </w:t>
      </w:r>
      <w:r w:rsidR="00EE6FBC" w:rsidRPr="0077040E">
        <w:rPr>
          <w:rFonts w:ascii="Times New Roman" w:hAnsi="Times New Roman"/>
          <w:lang w:eastAsia="x-none"/>
        </w:rPr>
        <w:t xml:space="preserve">six main functions with </w:t>
      </w:r>
      <w:proofErr w:type="gramStart"/>
      <w:r w:rsidR="00EE6FBC" w:rsidRPr="0077040E">
        <w:rPr>
          <w:rFonts w:ascii="Times New Roman" w:hAnsi="Times New Roman"/>
          <w:lang w:eastAsia="x-none"/>
        </w:rPr>
        <w:t>three</w:t>
      </w:r>
      <w:proofErr w:type="gramEnd"/>
      <w:r w:rsidR="00EE6FBC" w:rsidRPr="0077040E">
        <w:rPr>
          <w:rFonts w:ascii="Times New Roman" w:hAnsi="Times New Roman"/>
          <w:lang w:eastAsia="x-none"/>
        </w:rPr>
        <w:t xml:space="preserve"> </w:t>
      </w:r>
    </w:p>
    <w:p w14:paraId="281A8554" w14:textId="77777777" w:rsidR="009722E9" w:rsidRPr="0077040E" w:rsidRDefault="009722E9" w:rsidP="00777F05">
      <w:pPr>
        <w:spacing w:line="480" w:lineRule="auto"/>
        <w:contextualSpacing/>
        <w:rPr>
          <w:rFonts w:ascii="Times New Roman" w:hAnsi="Times New Roman"/>
          <w:lang w:eastAsia="x-none"/>
        </w:rPr>
      </w:pPr>
    </w:p>
    <w:p w14:paraId="0567743B" w14:textId="2041050F" w:rsidR="009722E9" w:rsidRPr="009722E9" w:rsidRDefault="009722E9" w:rsidP="009722E9">
      <w:pPr>
        <w:pStyle w:val="Heading2"/>
        <w:rPr>
          <w:lang w:val="en-US"/>
        </w:rPr>
      </w:pPr>
      <w:r>
        <w:rPr>
          <w:lang w:val="en-US"/>
        </w:rPr>
        <w:t>3</w:t>
      </w:r>
      <w:r w:rsidRPr="0077040E">
        <w:t>.</w:t>
      </w:r>
      <w:r w:rsidRPr="0077040E">
        <w:rPr>
          <w:lang w:val="en-US"/>
        </w:rPr>
        <w:t>1</w:t>
      </w:r>
      <w:r w:rsidRPr="0077040E">
        <w:t xml:space="preserve"> |</w:t>
      </w:r>
      <w:r>
        <w:rPr>
          <w:lang w:val="en-US"/>
        </w:rPr>
        <w:t xml:space="preserve"> A phylogenetic tree and matrix</w:t>
      </w:r>
    </w:p>
    <w:p w14:paraId="6CE2BECB" w14:textId="77777777" w:rsidR="009722E9" w:rsidRDefault="009722E9" w:rsidP="009722E9">
      <w:pPr>
        <w:spacing w:line="48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information</w:t>
      </w:r>
      <w:r w:rsidRPr="0077040E">
        <w:rPr>
          <w:rFonts w:ascii="Times New Roman" w:hAnsi="Times New Roman"/>
          <w:lang w:eastAsia="x-none"/>
        </w:rPr>
        <w:t xml:space="preserve"> to be reported in systematic reviews and meta-analyses in ecology and evolution. Visualisations from the orchard package are completely consistent with </w:t>
      </w:r>
      <w:proofErr w:type="gramStart"/>
      <w:r w:rsidRPr="0077040E">
        <w:rPr>
          <w:rFonts w:ascii="Times New Roman" w:hAnsi="Times New Roman"/>
          <w:lang w:eastAsia="x-none"/>
        </w:rPr>
        <w:t>reporting</w:t>
      </w:r>
      <w:proofErr w:type="gramEnd"/>
      <w:r w:rsidRPr="0077040E">
        <w:rPr>
          <w:rFonts w:ascii="Times New Roman" w:hAnsi="Times New Roman"/>
          <w:lang w:eastAsia="x-none"/>
        </w:rPr>
        <w:t xml:space="preserve"> </w:t>
      </w:r>
    </w:p>
    <w:p w14:paraId="1B27A299" w14:textId="77777777" w:rsidR="00BE606C" w:rsidRDefault="00BE606C" w:rsidP="009722E9">
      <w:pPr>
        <w:spacing w:line="480" w:lineRule="auto"/>
        <w:rPr>
          <w:rFonts w:ascii="Times New Roman" w:hAnsi="Times New Roman"/>
          <w:lang w:eastAsia="x-none"/>
        </w:rPr>
      </w:pPr>
    </w:p>
    <w:p w14:paraId="10CEA38D" w14:textId="3565F518" w:rsidR="00BE606C" w:rsidRDefault="00BE606C" w:rsidP="009722E9">
      <w:pPr>
        <w:spacing w:line="48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 xml:space="preserve">Bayesian 50 </w:t>
      </w:r>
      <w:r w:rsidR="00E24448">
        <w:rPr>
          <w:rFonts w:ascii="Times New Roman" w:hAnsi="Times New Roman"/>
          <w:lang w:eastAsia="x-none"/>
        </w:rPr>
        <w:t>different</w:t>
      </w:r>
      <w:r>
        <w:rPr>
          <w:rFonts w:ascii="Times New Roman" w:hAnsi="Times New Roman"/>
          <w:lang w:eastAsia="x-none"/>
        </w:rPr>
        <w:t xml:space="preserve"> trees. </w:t>
      </w:r>
    </w:p>
    <w:p w14:paraId="7848C71C" w14:textId="77777777" w:rsidR="00BE606C" w:rsidRDefault="00BE606C" w:rsidP="009722E9">
      <w:pPr>
        <w:spacing w:line="480" w:lineRule="auto"/>
        <w:rPr>
          <w:rFonts w:ascii="Times New Roman" w:hAnsi="Times New Roman"/>
          <w:lang w:eastAsia="x-none"/>
        </w:rPr>
      </w:pPr>
    </w:p>
    <w:p w14:paraId="3413CF90" w14:textId="5073747D" w:rsidR="00BE606C" w:rsidRDefault="00BE606C" w:rsidP="009722E9">
      <w:pPr>
        <w:spacing w:line="48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Different models</w:t>
      </w:r>
    </w:p>
    <w:p w14:paraId="23D6B1B5" w14:textId="77777777" w:rsidR="00220CE8" w:rsidRDefault="00220CE8" w:rsidP="009722E9">
      <w:pPr>
        <w:spacing w:line="480" w:lineRule="auto"/>
        <w:rPr>
          <w:rFonts w:ascii="Times New Roman" w:hAnsi="Times New Roman"/>
          <w:lang w:eastAsia="x-none"/>
        </w:rPr>
      </w:pPr>
    </w:p>
    <w:p w14:paraId="32C442F0" w14:textId="5902FF19" w:rsidR="00220CE8" w:rsidRDefault="00220CE8" w:rsidP="009722E9">
      <w:pPr>
        <w:spacing w:line="48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Different types of matrixes and assumptions</w:t>
      </w:r>
    </w:p>
    <w:p w14:paraId="6BF789BC" w14:textId="77777777" w:rsidR="00220CE8" w:rsidRPr="0077040E" w:rsidRDefault="00220CE8" w:rsidP="009722E9">
      <w:pPr>
        <w:spacing w:line="480" w:lineRule="auto"/>
        <w:rPr>
          <w:rFonts w:ascii="Times New Roman" w:hAnsi="Times New Roman"/>
          <w:lang w:eastAsia="x-none"/>
        </w:rPr>
      </w:pPr>
    </w:p>
    <w:p w14:paraId="51BE56E6" w14:textId="3280AB8D" w:rsidR="009722E9" w:rsidRPr="009722E9" w:rsidRDefault="009722E9" w:rsidP="009722E9">
      <w:pPr>
        <w:pStyle w:val="Heading2"/>
        <w:rPr>
          <w:lang w:val="en-US"/>
        </w:rPr>
      </w:pPr>
      <w:r>
        <w:rPr>
          <w:lang w:val="en-US"/>
        </w:rPr>
        <w:t>3</w:t>
      </w:r>
      <w:r w:rsidRPr="0077040E">
        <w:t>.</w:t>
      </w:r>
      <w:r w:rsidRPr="0077040E">
        <w:rPr>
          <w:lang w:val="en-US"/>
        </w:rPr>
        <w:t>2</w:t>
      </w:r>
      <w:r w:rsidRPr="0077040E">
        <w:t xml:space="preserve"> | </w:t>
      </w:r>
      <w:r>
        <w:rPr>
          <w:lang w:val="en-US"/>
        </w:rPr>
        <w:t>Locations and a distant matrix</w:t>
      </w:r>
    </w:p>
    <w:p w14:paraId="0400923D" w14:textId="77777777" w:rsidR="006A4B7A" w:rsidRDefault="006A4B7A" w:rsidP="009722E9">
      <w:pPr>
        <w:spacing w:line="480" w:lineRule="auto"/>
        <w:contextualSpacing/>
        <w:rPr>
          <w:rFonts w:ascii="Times New Roman" w:hAnsi="Times New Roman"/>
          <w:lang w:eastAsia="x-none"/>
        </w:rPr>
      </w:pPr>
    </w:p>
    <w:p w14:paraId="0E1897CA" w14:textId="22F3F4BC" w:rsidR="009722E9" w:rsidRDefault="009722E9" w:rsidP="009722E9">
      <w:pPr>
        <w:spacing w:line="480" w:lineRule="auto"/>
        <w:contextualSpacing/>
        <w:rPr>
          <w:rFonts w:ascii="Times New Roman" w:hAnsi="Times New Roman"/>
          <w:lang w:eastAsia="x-none"/>
        </w:rPr>
      </w:pPr>
      <w:r w:rsidRPr="0077040E">
        <w:rPr>
          <w:rFonts w:ascii="Times New Roman" w:hAnsi="Times New Roman"/>
          <w:lang w:eastAsia="x-none"/>
        </w:rPr>
        <w:lastRenderedPageBreak/>
        <w:t xml:space="preserve">Graphical presentation </w:t>
      </w:r>
    </w:p>
    <w:p w14:paraId="57CF2E19" w14:textId="77777777" w:rsidR="009722E9" w:rsidRDefault="009722E9" w:rsidP="009722E9">
      <w:pPr>
        <w:rPr>
          <w:lang w:val="x-none" w:eastAsia="x-none"/>
        </w:rPr>
      </w:pPr>
    </w:p>
    <w:p w14:paraId="62881B62" w14:textId="47DFF250" w:rsidR="0063035B" w:rsidRPr="0077040E" w:rsidRDefault="0063035B" w:rsidP="0063035B">
      <w:pPr>
        <w:pStyle w:val="Heading2"/>
        <w:rPr>
          <w:lang w:val="en-US"/>
        </w:rPr>
      </w:pPr>
      <w:r>
        <w:rPr>
          <w:lang w:val="en-AU"/>
        </w:rPr>
        <w:t>3</w:t>
      </w:r>
      <w:r w:rsidRPr="0077040E">
        <w:t>.</w:t>
      </w:r>
      <w:r>
        <w:rPr>
          <w:lang w:val="en-US"/>
        </w:rPr>
        <w:t>3</w:t>
      </w:r>
      <w:r w:rsidRPr="0077040E">
        <w:t xml:space="preserve"> | </w:t>
      </w:r>
      <w:r>
        <w:rPr>
          <w:lang w:val="en-US"/>
        </w:rPr>
        <w:t>Correlated sampling variances</w:t>
      </w:r>
    </w:p>
    <w:p w14:paraId="1A8F6D7F" w14:textId="77777777" w:rsidR="0063035B" w:rsidRDefault="0063035B" w:rsidP="0063035B">
      <w:pPr>
        <w:spacing w:line="480" w:lineRule="auto"/>
        <w:contextualSpacing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VCV</w:t>
      </w:r>
    </w:p>
    <w:p w14:paraId="0B687463" w14:textId="77777777" w:rsidR="0063035B" w:rsidRDefault="0063035B" w:rsidP="0063035B">
      <w:pPr>
        <w:spacing w:line="480" w:lineRule="auto"/>
        <w:contextualSpacing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RVE</w:t>
      </w:r>
    </w:p>
    <w:p w14:paraId="5D069AE4" w14:textId="77777777" w:rsidR="0063035B" w:rsidRDefault="0063035B" w:rsidP="009722E9">
      <w:pPr>
        <w:rPr>
          <w:lang w:val="x-none" w:eastAsia="x-none"/>
        </w:rPr>
      </w:pPr>
    </w:p>
    <w:p w14:paraId="1833FE3E" w14:textId="77777777" w:rsidR="0063035B" w:rsidRPr="009722E9" w:rsidRDefault="0063035B" w:rsidP="009722E9">
      <w:pPr>
        <w:rPr>
          <w:lang w:val="x-none" w:eastAsia="x-none"/>
        </w:rPr>
      </w:pPr>
    </w:p>
    <w:p w14:paraId="2FF005D9" w14:textId="12CAF988" w:rsidR="000C5AC7" w:rsidRPr="0077040E" w:rsidRDefault="000512B3" w:rsidP="00945300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t>4 |</w:t>
      </w:r>
      <w:r w:rsidR="0005598C" w:rsidRPr="0077040E">
        <w:rPr>
          <w:rFonts w:ascii="Times New Roman" w:hAnsi="Times New Roman"/>
          <w:color w:val="00000A"/>
          <w:lang w:val="en-AU"/>
        </w:rPr>
        <w:t xml:space="preserve"> </w:t>
      </w:r>
      <w:r w:rsidR="009722E9">
        <w:rPr>
          <w:rFonts w:ascii="Times New Roman" w:hAnsi="Times New Roman"/>
          <w:color w:val="00000A"/>
          <w:lang w:val="en-AU"/>
        </w:rPr>
        <w:t xml:space="preserve">MODEL </w:t>
      </w:r>
      <w:r w:rsidR="00AE4407">
        <w:rPr>
          <w:rFonts w:ascii="Times New Roman" w:hAnsi="Times New Roman"/>
          <w:color w:val="00000A"/>
          <w:lang w:val="en-AU"/>
        </w:rPr>
        <w:t>INTERPRETATION</w:t>
      </w:r>
      <w:del w:id="10" w:author="Shinichi Nakagawa" w:date="2023-12-28T06:17:00Z">
        <w:r w:rsidR="00433DFE" w:rsidDel="006D4C44">
          <w:rPr>
            <w:rFonts w:ascii="Times New Roman" w:hAnsi="Times New Roman"/>
            <w:color w:val="00000A"/>
            <w:lang w:val="en-AU"/>
          </w:rPr>
          <w:delText xml:space="preserve"> &amp; PRESENTAION</w:delText>
        </w:r>
      </w:del>
    </w:p>
    <w:p w14:paraId="627B05D7" w14:textId="431F1A5F" w:rsidR="00883A54" w:rsidRPr="0077040E" w:rsidRDefault="00883A54" w:rsidP="00883A54">
      <w:pPr>
        <w:pStyle w:val="Heading2"/>
        <w:rPr>
          <w:lang w:val="en-US"/>
        </w:rPr>
      </w:pPr>
      <w:r w:rsidRPr="0077040E">
        <w:t>4.</w:t>
      </w:r>
      <w:r w:rsidRPr="0077040E">
        <w:rPr>
          <w:lang w:val="en-US"/>
        </w:rPr>
        <w:t>1</w:t>
      </w:r>
      <w:r w:rsidRPr="0077040E">
        <w:t xml:space="preserve"> | </w:t>
      </w:r>
      <w:r w:rsidR="009722E9">
        <w:rPr>
          <w:lang w:val="en-US"/>
        </w:rPr>
        <w:t>Phylogenetic models</w:t>
      </w:r>
    </w:p>
    <w:p w14:paraId="726BE693" w14:textId="3F4E03C7" w:rsidR="00BE5730" w:rsidRDefault="00AD2B1B" w:rsidP="00945300">
      <w:pPr>
        <w:spacing w:line="48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information</w:t>
      </w:r>
      <w:r w:rsidR="00C917D3" w:rsidRPr="0077040E">
        <w:rPr>
          <w:rFonts w:ascii="Times New Roman" w:hAnsi="Times New Roman"/>
          <w:lang w:eastAsia="x-none"/>
        </w:rPr>
        <w:t xml:space="preserve"> to be reported </w:t>
      </w:r>
      <w:r w:rsidR="00A36A60" w:rsidRPr="0077040E">
        <w:rPr>
          <w:rFonts w:ascii="Times New Roman" w:hAnsi="Times New Roman"/>
          <w:lang w:eastAsia="x-none"/>
        </w:rPr>
        <w:t xml:space="preserve">in </w:t>
      </w:r>
      <w:r w:rsidR="006E625A" w:rsidRPr="0077040E">
        <w:rPr>
          <w:rFonts w:ascii="Times New Roman" w:hAnsi="Times New Roman"/>
          <w:lang w:eastAsia="x-none"/>
        </w:rPr>
        <w:t xml:space="preserve">systematic reviews and meta-analyses in ecology and evolution. </w:t>
      </w:r>
      <w:r w:rsidR="00862B42" w:rsidRPr="0077040E">
        <w:rPr>
          <w:rFonts w:ascii="Times New Roman" w:hAnsi="Times New Roman"/>
          <w:lang w:eastAsia="x-none"/>
        </w:rPr>
        <w:t>V</w:t>
      </w:r>
      <w:r w:rsidR="00945300" w:rsidRPr="0077040E">
        <w:rPr>
          <w:rFonts w:ascii="Times New Roman" w:hAnsi="Times New Roman"/>
          <w:lang w:eastAsia="x-none"/>
        </w:rPr>
        <w:t xml:space="preserve">isualisations from the orchard package are completely consistent with </w:t>
      </w:r>
      <w:r w:rsidR="00EF09A1">
        <w:rPr>
          <w:rFonts w:ascii="Times New Roman" w:hAnsi="Times New Roman"/>
          <w:lang w:eastAsia="x-none"/>
        </w:rPr>
        <w:t xml:space="preserve">the </w:t>
      </w:r>
      <w:proofErr w:type="gramStart"/>
      <w:r w:rsidR="00945300" w:rsidRPr="0077040E">
        <w:rPr>
          <w:rFonts w:ascii="Times New Roman" w:hAnsi="Times New Roman"/>
          <w:lang w:eastAsia="x-none"/>
        </w:rPr>
        <w:t>reporting</w:t>
      </w:r>
      <w:proofErr w:type="gramEnd"/>
      <w:r w:rsidR="00945300" w:rsidRPr="0077040E">
        <w:rPr>
          <w:rFonts w:ascii="Times New Roman" w:hAnsi="Times New Roman"/>
          <w:lang w:eastAsia="x-none"/>
        </w:rPr>
        <w:t xml:space="preserve"> </w:t>
      </w:r>
    </w:p>
    <w:p w14:paraId="1A1CB99F" w14:textId="510A0149" w:rsidR="001B74DF" w:rsidRDefault="001B74DF" w:rsidP="00945300">
      <w:pPr>
        <w:spacing w:line="48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 xml:space="preserve">Creating </w:t>
      </w:r>
      <w:r w:rsidR="00387BCB">
        <w:rPr>
          <w:rFonts w:ascii="Times New Roman" w:hAnsi="Times New Roman"/>
          <w:lang w:eastAsia="x-none"/>
        </w:rPr>
        <w:t>Matrix</w:t>
      </w:r>
    </w:p>
    <w:p w14:paraId="29F363D8" w14:textId="3281D0B2" w:rsidR="001B74DF" w:rsidRDefault="00F546D1" w:rsidP="00945300">
      <w:pPr>
        <w:spacing w:line="480" w:lineRule="auto"/>
        <w:rPr>
          <w:ins w:id="11" w:author="Shinichi Nakagawa" w:date="2024-03-09T11:27:00Z"/>
          <w:rFonts w:ascii="Times New Roman" w:hAnsi="Times New Roman"/>
          <w:lang w:eastAsia="x-none"/>
        </w:rPr>
      </w:pPr>
      <w:proofErr w:type="spellStart"/>
      <w:ins w:id="12" w:author="Shinichi Nakagawa" w:date="2024-03-09T11:19:00Z">
        <w:r>
          <w:rPr>
            <w:rFonts w:ascii="Times New Roman" w:hAnsi="Times New Roman"/>
            <w:lang w:eastAsia="x-none"/>
          </w:rPr>
          <w:t>Szym</w:t>
        </w:r>
      </w:ins>
      <w:ins w:id="13" w:author="Shinichi Nakagawa" w:date="2024-03-09T11:20:00Z">
        <w:r w:rsidR="0013232A">
          <w:rPr>
            <w:rFonts w:ascii="Times New Roman" w:hAnsi="Times New Roman"/>
            <w:lang w:eastAsia="x-none"/>
          </w:rPr>
          <w:t>ek</w:t>
        </w:r>
        <w:proofErr w:type="spellEnd"/>
        <w:r w:rsidR="0013232A">
          <w:rPr>
            <w:rFonts w:ascii="Times New Roman" w:hAnsi="Times New Roman"/>
            <w:lang w:eastAsia="x-none"/>
          </w:rPr>
          <w:t xml:space="preserve"> </w:t>
        </w:r>
      </w:ins>
      <w:ins w:id="14" w:author="Shinichi Nakagawa" w:date="2024-03-09T11:19:00Z">
        <w:r>
          <w:rPr>
            <w:rFonts w:ascii="Times New Roman" w:hAnsi="Times New Roman"/>
            <w:lang w:eastAsia="x-none"/>
          </w:rPr>
          <w:t>says we should do double-</w:t>
        </w:r>
        <w:proofErr w:type="spellStart"/>
        <w:r>
          <w:rPr>
            <w:rFonts w:ascii="Times New Roman" w:hAnsi="Times New Roman"/>
            <w:lang w:eastAsia="x-none"/>
          </w:rPr>
          <w:t>phylo</w:t>
        </w:r>
        <w:proofErr w:type="spellEnd"/>
        <w:r>
          <w:rPr>
            <w:rFonts w:ascii="Times New Roman" w:hAnsi="Times New Roman"/>
            <w:lang w:eastAsia="x-none"/>
          </w:rPr>
          <w:t xml:space="preserve"> </w:t>
        </w:r>
      </w:ins>
      <w:ins w:id="15" w:author="Shinichi Nakagawa" w:date="2024-03-09T11:28:00Z">
        <w:r w:rsidR="008C4779">
          <w:rPr>
            <w:rFonts w:ascii="Times New Roman" w:hAnsi="Times New Roman"/>
            <w:lang w:eastAsia="x-none"/>
          </w:rPr>
          <w:t>(there is no tutorial or accessible stuff is)</w:t>
        </w:r>
      </w:ins>
    </w:p>
    <w:p w14:paraId="61F2EA38" w14:textId="67CA33DD" w:rsidR="002D7FB2" w:rsidRDefault="002D7FB2" w:rsidP="00945300">
      <w:pPr>
        <w:spacing w:line="480" w:lineRule="auto"/>
        <w:rPr>
          <w:ins w:id="16" w:author="Shinichi Nakagawa" w:date="2024-03-09T11:27:00Z"/>
          <w:rFonts w:ascii="Times New Roman" w:hAnsi="Times New Roman"/>
          <w:lang w:eastAsia="x-none"/>
        </w:rPr>
      </w:pPr>
      <w:ins w:id="17" w:author="Shinichi Nakagawa" w:date="2024-03-09T11:27:00Z">
        <w:r>
          <w:rPr>
            <w:rFonts w:ascii="Times New Roman" w:hAnsi="Times New Roman"/>
            <w:lang w:eastAsia="x-none"/>
          </w:rPr>
          <w:t>Dis</w:t>
        </w:r>
      </w:ins>
      <w:ins w:id="18" w:author="Shinichi Nakagawa" w:date="2024-03-09T11:28:00Z">
        <w:r>
          <w:rPr>
            <w:rFonts w:ascii="Times New Roman" w:hAnsi="Times New Roman"/>
            <w:lang w:eastAsia="x-none"/>
          </w:rPr>
          <w:t>cussion of different phylogenetic signal measures</w:t>
        </w:r>
      </w:ins>
    </w:p>
    <w:p w14:paraId="2D795052" w14:textId="77777777" w:rsidR="002D7FB2" w:rsidRDefault="002D7FB2" w:rsidP="00945300">
      <w:pPr>
        <w:spacing w:line="480" w:lineRule="auto"/>
        <w:rPr>
          <w:rFonts w:ascii="Times New Roman" w:hAnsi="Times New Roman"/>
          <w:lang w:eastAsia="x-none"/>
        </w:rPr>
      </w:pPr>
    </w:p>
    <w:p w14:paraId="0307EE2C" w14:textId="6670B60B" w:rsidR="001B74DF" w:rsidRPr="0077040E" w:rsidDel="002D7FB2" w:rsidRDefault="001B74DF" w:rsidP="00945300">
      <w:pPr>
        <w:spacing w:line="480" w:lineRule="auto"/>
        <w:rPr>
          <w:del w:id="19" w:author="Shinichi Nakagawa" w:date="2024-03-09T11:27:00Z"/>
          <w:rFonts w:ascii="Times New Roman" w:hAnsi="Times New Roman"/>
          <w:lang w:eastAsia="x-none"/>
        </w:rPr>
      </w:pPr>
    </w:p>
    <w:p w14:paraId="44AC0076" w14:textId="05E2C39F" w:rsidR="00883A54" w:rsidRPr="0077040E" w:rsidRDefault="00883A54" w:rsidP="00883A54">
      <w:pPr>
        <w:pStyle w:val="Heading2"/>
        <w:rPr>
          <w:lang w:val="en-US"/>
        </w:rPr>
      </w:pPr>
      <w:r w:rsidRPr="0077040E">
        <w:rPr>
          <w:lang w:val="en-US"/>
        </w:rPr>
        <w:t>4</w:t>
      </w:r>
      <w:r w:rsidRPr="0077040E">
        <w:t>.</w:t>
      </w:r>
      <w:r w:rsidRPr="0077040E">
        <w:rPr>
          <w:lang w:val="en-US"/>
        </w:rPr>
        <w:t>2</w:t>
      </w:r>
      <w:r w:rsidRPr="0077040E">
        <w:t xml:space="preserve"> | </w:t>
      </w:r>
      <w:r w:rsidR="009722E9">
        <w:rPr>
          <w:lang w:val="en-US"/>
        </w:rPr>
        <w:t>Spatial models</w:t>
      </w:r>
    </w:p>
    <w:p w14:paraId="2FB03684" w14:textId="0C3E8F9D" w:rsidR="00A05AAE" w:rsidRDefault="00752053" w:rsidP="00AB1E99">
      <w:pPr>
        <w:spacing w:line="480" w:lineRule="auto"/>
        <w:contextualSpacing/>
        <w:rPr>
          <w:rFonts w:ascii="Times New Roman" w:hAnsi="Times New Roman"/>
          <w:lang w:eastAsia="x-none"/>
        </w:rPr>
      </w:pPr>
      <w:r w:rsidRPr="0077040E">
        <w:rPr>
          <w:rFonts w:ascii="Times New Roman" w:hAnsi="Times New Roman"/>
          <w:lang w:eastAsia="x-none"/>
        </w:rPr>
        <w:t>G</w:t>
      </w:r>
      <w:r w:rsidR="00A37B12" w:rsidRPr="0077040E">
        <w:rPr>
          <w:rFonts w:ascii="Times New Roman" w:hAnsi="Times New Roman"/>
          <w:lang w:eastAsia="x-none"/>
        </w:rPr>
        <w:t xml:space="preserve">raphical </w:t>
      </w:r>
      <w:r w:rsidR="003D244E" w:rsidRPr="0077040E">
        <w:rPr>
          <w:rFonts w:ascii="Times New Roman" w:hAnsi="Times New Roman"/>
          <w:lang w:eastAsia="x-none"/>
        </w:rPr>
        <w:t>presentation</w:t>
      </w:r>
      <w:r w:rsidR="00A37B12" w:rsidRPr="0077040E">
        <w:rPr>
          <w:rFonts w:ascii="Times New Roman" w:hAnsi="Times New Roman"/>
          <w:lang w:eastAsia="x-none"/>
        </w:rPr>
        <w:t xml:space="preserve"> </w:t>
      </w:r>
    </w:p>
    <w:p w14:paraId="68072707" w14:textId="6B61203D" w:rsidR="00C77E4F" w:rsidRDefault="001B74DF" w:rsidP="00AB1E99">
      <w:pPr>
        <w:spacing w:line="480" w:lineRule="auto"/>
        <w:contextualSpacing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 xml:space="preserve">Latitudes etc </w:t>
      </w:r>
    </w:p>
    <w:p w14:paraId="7A327EB2" w14:textId="77777777" w:rsidR="001B74DF" w:rsidRDefault="001B74DF" w:rsidP="00AB1E99">
      <w:pPr>
        <w:spacing w:line="480" w:lineRule="auto"/>
        <w:contextualSpacing/>
        <w:rPr>
          <w:rFonts w:ascii="Times New Roman" w:hAnsi="Times New Roman"/>
          <w:lang w:eastAsia="x-none"/>
        </w:rPr>
      </w:pPr>
    </w:p>
    <w:p w14:paraId="4F46FF07" w14:textId="341F4F1F" w:rsidR="001B74DF" w:rsidRDefault="001B74DF" w:rsidP="00AB1E99">
      <w:pPr>
        <w:spacing w:line="480" w:lineRule="auto"/>
        <w:contextualSpacing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Creating a Matrix</w:t>
      </w:r>
    </w:p>
    <w:p w14:paraId="0E1537E1" w14:textId="2732E684" w:rsidR="009722E9" w:rsidRDefault="009722E9" w:rsidP="00AB1E99">
      <w:pPr>
        <w:spacing w:line="480" w:lineRule="auto"/>
        <w:contextualSpacing/>
        <w:rPr>
          <w:rFonts w:ascii="Times New Roman" w:hAnsi="Times New Roman"/>
          <w:lang w:eastAsia="x-none"/>
        </w:rPr>
      </w:pPr>
    </w:p>
    <w:p w14:paraId="6076508E" w14:textId="77777777" w:rsidR="009722E9" w:rsidRDefault="009722E9" w:rsidP="00AB1E99">
      <w:pPr>
        <w:spacing w:line="480" w:lineRule="auto"/>
        <w:contextualSpacing/>
        <w:rPr>
          <w:rFonts w:ascii="Times New Roman" w:hAnsi="Times New Roman"/>
          <w:lang w:eastAsia="x-none"/>
        </w:rPr>
      </w:pPr>
    </w:p>
    <w:p w14:paraId="0E5AA63F" w14:textId="2F5B6B67" w:rsidR="009722E9" w:rsidRPr="0077040E" w:rsidRDefault="009722E9" w:rsidP="009722E9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>
        <w:rPr>
          <w:rFonts w:ascii="Times New Roman" w:hAnsi="Times New Roman"/>
          <w:color w:val="00000A"/>
          <w:lang w:val="en-AU"/>
        </w:rPr>
        <w:lastRenderedPageBreak/>
        <w:t>5</w:t>
      </w:r>
      <w:r w:rsidRPr="0077040E">
        <w:rPr>
          <w:rFonts w:ascii="Times New Roman" w:hAnsi="Times New Roman"/>
          <w:color w:val="00000A"/>
          <w:lang w:val="en-AU"/>
        </w:rPr>
        <w:t xml:space="preserve"> | </w:t>
      </w:r>
      <w:r>
        <w:rPr>
          <w:rFonts w:ascii="Times New Roman" w:hAnsi="Times New Roman"/>
          <w:color w:val="00000A"/>
          <w:lang w:val="en-AU"/>
        </w:rPr>
        <w:t xml:space="preserve">MODEL </w:t>
      </w:r>
      <w:r w:rsidR="002A5F1D">
        <w:rPr>
          <w:rFonts w:ascii="Times New Roman" w:hAnsi="Times New Roman"/>
          <w:color w:val="00000A"/>
          <w:lang w:val="en-AU"/>
        </w:rPr>
        <w:t xml:space="preserve">REPORTING &amp; </w:t>
      </w:r>
      <w:r w:rsidR="006D4C44">
        <w:rPr>
          <w:rFonts w:ascii="Times New Roman" w:hAnsi="Times New Roman"/>
          <w:color w:val="00000A"/>
          <w:lang w:val="en-AU"/>
        </w:rPr>
        <w:t>PRESENTAION</w:t>
      </w:r>
    </w:p>
    <w:p w14:paraId="23AAFDAE" w14:textId="70462DC2" w:rsidR="009722E9" w:rsidRDefault="009722E9" w:rsidP="00AB1E99">
      <w:pPr>
        <w:spacing w:line="480" w:lineRule="auto"/>
        <w:contextualSpacing/>
        <w:rPr>
          <w:rFonts w:ascii="Times New Roman" w:hAnsi="Times New Roman"/>
          <w:lang w:val="x-none" w:eastAsia="x-none"/>
        </w:rPr>
      </w:pPr>
    </w:p>
    <w:p w14:paraId="4F564C49" w14:textId="76F8D878" w:rsidR="009722E9" w:rsidRDefault="009722E9" w:rsidP="00AB1E99">
      <w:pPr>
        <w:spacing w:line="480" w:lineRule="auto"/>
        <w:contextualSpacing/>
        <w:rPr>
          <w:rFonts w:ascii="Times New Roman" w:hAnsi="Times New Roman"/>
          <w:lang w:val="x-none" w:eastAsia="x-none"/>
        </w:rPr>
      </w:pPr>
    </w:p>
    <w:p w14:paraId="43955AC5" w14:textId="05D819F0" w:rsidR="009722E9" w:rsidRDefault="009722E9" w:rsidP="00AB1E99">
      <w:pPr>
        <w:spacing w:line="480" w:lineRule="auto"/>
        <w:contextualSpacing/>
        <w:rPr>
          <w:rFonts w:ascii="Times New Roman" w:hAnsi="Times New Roman"/>
          <w:lang w:val="x-none" w:eastAsia="x-none"/>
        </w:rPr>
      </w:pPr>
    </w:p>
    <w:p w14:paraId="4E67C069" w14:textId="77777777" w:rsidR="009722E9" w:rsidRPr="0077040E" w:rsidRDefault="009722E9" w:rsidP="00AB1E99">
      <w:pPr>
        <w:spacing w:line="480" w:lineRule="auto"/>
        <w:contextualSpacing/>
        <w:rPr>
          <w:rFonts w:ascii="Times New Roman" w:hAnsi="Times New Roman"/>
          <w:lang w:val="x-none" w:eastAsia="x-none"/>
        </w:rPr>
      </w:pPr>
    </w:p>
    <w:p w14:paraId="24C9232C" w14:textId="015EAE16" w:rsidR="00F3277E" w:rsidRPr="0077040E" w:rsidRDefault="009722E9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>
        <w:rPr>
          <w:rFonts w:ascii="Times New Roman" w:hAnsi="Times New Roman"/>
          <w:color w:val="00000A"/>
          <w:lang w:val="en-AU"/>
        </w:rPr>
        <w:t>6</w:t>
      </w:r>
      <w:r w:rsidR="00F3277E" w:rsidRPr="0077040E">
        <w:rPr>
          <w:rFonts w:ascii="Times New Roman" w:hAnsi="Times New Roman"/>
          <w:color w:val="00000A"/>
          <w:lang w:val="en-AU"/>
        </w:rPr>
        <w:t xml:space="preserve"> | </w:t>
      </w:r>
      <w:r w:rsidR="003F7ED7">
        <w:rPr>
          <w:rFonts w:ascii="Times New Roman" w:hAnsi="Times New Roman"/>
          <w:color w:val="00000A"/>
          <w:lang w:val="en-AU"/>
        </w:rPr>
        <w:t>CONCLUSION</w:t>
      </w:r>
      <w:r w:rsidR="00285263">
        <w:rPr>
          <w:rFonts w:ascii="Times New Roman" w:hAnsi="Times New Roman"/>
          <w:color w:val="00000A"/>
          <w:lang w:val="en-AU"/>
        </w:rPr>
        <w:t xml:space="preserve"> (or DISUCSSION)</w:t>
      </w:r>
    </w:p>
    <w:p w14:paraId="0E9B4214" w14:textId="08A2157E" w:rsidR="00F3277E" w:rsidRPr="0077040E" w:rsidRDefault="00181635" w:rsidP="00777F05">
      <w:pPr>
        <w:spacing w:line="480" w:lineRule="auto"/>
        <w:contextualSpacing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>Maybe – we can do without</w:t>
      </w:r>
    </w:p>
    <w:p w14:paraId="2488D169" w14:textId="77777777" w:rsidR="000C5AC7" w:rsidRPr="0077040E" w:rsidRDefault="008D2ABE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t>ACKNOWLEDGEMENTS</w:t>
      </w:r>
    </w:p>
    <w:p w14:paraId="3559D2B5" w14:textId="77777777" w:rsidR="00AF1DC8" w:rsidRPr="0077040E" w:rsidRDefault="00AF1DC8" w:rsidP="00777F05">
      <w:pPr>
        <w:spacing w:line="480" w:lineRule="auto"/>
        <w:contextualSpacing/>
        <w:rPr>
          <w:rFonts w:ascii="Times New Roman" w:hAnsi="Times New Roman"/>
        </w:rPr>
      </w:pPr>
    </w:p>
    <w:p w14:paraId="2B6DD816" w14:textId="5AECEE38" w:rsidR="008D2ABE" w:rsidRPr="0077040E" w:rsidRDefault="00387D47" w:rsidP="00777F05">
      <w:pPr>
        <w:spacing w:line="480" w:lineRule="auto"/>
        <w:contextualSpacing/>
        <w:rPr>
          <w:rFonts w:ascii="Times New Roman" w:hAnsi="Times New Roman"/>
        </w:rPr>
      </w:pPr>
      <w:r w:rsidRPr="0077040E">
        <w:rPr>
          <w:rFonts w:ascii="Times New Roman" w:hAnsi="Times New Roman"/>
        </w:rPr>
        <w:t>SN</w:t>
      </w:r>
      <w:r w:rsidR="00D90471" w:rsidRPr="0077040E">
        <w:rPr>
          <w:rFonts w:ascii="Times New Roman" w:hAnsi="Times New Roman"/>
        </w:rPr>
        <w:t xml:space="preserve"> and </w:t>
      </w:r>
    </w:p>
    <w:p w14:paraId="08534651" w14:textId="5F667376" w:rsidR="008D2ABE" w:rsidRPr="0077040E" w:rsidRDefault="004B20D0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t>CONFLICT OF INTEREST</w:t>
      </w:r>
    </w:p>
    <w:p w14:paraId="10DEA198" w14:textId="7781BDB3" w:rsidR="008D2ABE" w:rsidRPr="0077040E" w:rsidRDefault="008D2ABE" w:rsidP="00777F05">
      <w:pPr>
        <w:spacing w:line="480" w:lineRule="auto"/>
        <w:contextualSpacing/>
        <w:rPr>
          <w:rFonts w:ascii="Times New Roman" w:hAnsi="Times New Roman"/>
        </w:rPr>
      </w:pPr>
      <w:r w:rsidRPr="0077040E">
        <w:rPr>
          <w:rFonts w:ascii="Times New Roman" w:hAnsi="Times New Roman"/>
        </w:rPr>
        <w:t xml:space="preserve">The author reported no conflict of </w:t>
      </w:r>
      <w:proofErr w:type="gramStart"/>
      <w:r w:rsidRPr="0077040E">
        <w:rPr>
          <w:rFonts w:ascii="Times New Roman" w:hAnsi="Times New Roman"/>
        </w:rPr>
        <w:t>interest</w:t>
      </w:r>
      <w:proofErr w:type="gramEnd"/>
    </w:p>
    <w:p w14:paraId="062023E5" w14:textId="5CD20930" w:rsidR="008D2ABE" w:rsidRPr="0077040E" w:rsidRDefault="008D2ABE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pl-PL"/>
        </w:rPr>
      </w:pPr>
      <w:r w:rsidRPr="0077040E">
        <w:rPr>
          <w:rFonts w:ascii="Times New Roman" w:hAnsi="Times New Roman"/>
          <w:color w:val="00000A"/>
          <w:lang w:val="pl-PL"/>
        </w:rPr>
        <w:t>ORCID</w:t>
      </w:r>
    </w:p>
    <w:p w14:paraId="7CD3549C" w14:textId="769E38A3" w:rsidR="00376104" w:rsidRPr="0077040E" w:rsidRDefault="008D2ABE" w:rsidP="00777F05">
      <w:pPr>
        <w:spacing w:line="480" w:lineRule="auto"/>
        <w:contextualSpacing/>
        <w:rPr>
          <w:rStyle w:val="LineNumber"/>
          <w:rFonts w:ascii="Times New Roman" w:eastAsia="MS Gothic" w:hAnsi="Times New Roman"/>
          <w:b/>
          <w:bCs/>
          <w:color w:val="345A8A"/>
          <w:sz w:val="32"/>
          <w:szCs w:val="32"/>
          <w:lang w:val="pl-PL" w:eastAsia="x-none"/>
        </w:rPr>
      </w:pPr>
      <w:r w:rsidRPr="0077040E">
        <w:rPr>
          <w:rStyle w:val="LineNumber"/>
          <w:rFonts w:ascii="Times New Roman" w:hAnsi="Times New Roman"/>
          <w:lang w:val="pl-PL"/>
        </w:rPr>
        <w:t>Shinichi Nakagawa</w:t>
      </w:r>
      <w:r w:rsidR="00333BDD" w:rsidRPr="0077040E">
        <w:rPr>
          <w:rStyle w:val="LineNumber"/>
          <w:rFonts w:ascii="Times New Roman" w:hAnsi="Times New Roman"/>
          <w:lang w:val="pl-PL"/>
        </w:rPr>
        <w:t>:</w:t>
      </w:r>
      <w:r w:rsidRPr="0077040E">
        <w:rPr>
          <w:rStyle w:val="LineNumber"/>
          <w:rFonts w:ascii="Times New Roman" w:hAnsi="Times New Roman"/>
          <w:lang w:val="pl-PL"/>
        </w:rPr>
        <w:t xml:space="preserve"> </w:t>
      </w:r>
      <w:r w:rsidR="00333BDD" w:rsidRPr="0077040E">
        <w:rPr>
          <w:rStyle w:val="LineNumber"/>
          <w:rFonts w:ascii="Times New Roman" w:hAnsi="Times New Roman"/>
          <w:lang w:val="pl-PL"/>
        </w:rPr>
        <w:t>0000-0002-7765-5182</w:t>
      </w:r>
    </w:p>
    <w:p w14:paraId="37363BE7" w14:textId="7A49A967" w:rsidR="00376104" w:rsidRPr="0077040E" w:rsidRDefault="008D2ABE" w:rsidP="00777F05">
      <w:pPr>
        <w:spacing w:line="480" w:lineRule="auto"/>
        <w:contextualSpacing/>
        <w:rPr>
          <w:rStyle w:val="LineNumber"/>
          <w:rFonts w:ascii="Times New Roman" w:hAnsi="Times New Roman"/>
          <w:lang w:val="pl-PL"/>
        </w:rPr>
      </w:pPr>
      <w:proofErr w:type="spellStart"/>
      <w:r w:rsidRPr="0077040E">
        <w:rPr>
          <w:rStyle w:val="LineNumber"/>
          <w:rFonts w:ascii="Times New Roman" w:hAnsi="Times New Roman"/>
          <w:lang w:val="pl-PL"/>
        </w:rPr>
        <w:t>Malgorzata</w:t>
      </w:r>
      <w:proofErr w:type="spellEnd"/>
      <w:r w:rsidRPr="0077040E">
        <w:rPr>
          <w:rStyle w:val="LineNumber"/>
          <w:rFonts w:ascii="Times New Roman" w:hAnsi="Times New Roman"/>
          <w:lang w:val="pl-PL"/>
        </w:rPr>
        <w:t xml:space="preserve"> </w:t>
      </w:r>
      <w:proofErr w:type="spellStart"/>
      <w:r w:rsidRPr="0077040E">
        <w:rPr>
          <w:rStyle w:val="LineNumber"/>
          <w:rFonts w:ascii="Times New Roman" w:hAnsi="Times New Roman"/>
          <w:lang w:val="pl-PL"/>
        </w:rPr>
        <w:t>Lagisz</w:t>
      </w:r>
      <w:proofErr w:type="spellEnd"/>
      <w:r w:rsidR="00333BDD" w:rsidRPr="0077040E">
        <w:rPr>
          <w:rStyle w:val="LineNumber"/>
          <w:rFonts w:ascii="Times New Roman" w:hAnsi="Times New Roman"/>
          <w:lang w:val="pl-PL"/>
        </w:rPr>
        <w:t>:</w:t>
      </w:r>
      <w:r w:rsidRPr="0077040E">
        <w:rPr>
          <w:rStyle w:val="LineNumber"/>
          <w:rFonts w:ascii="Times New Roman" w:hAnsi="Times New Roman"/>
          <w:lang w:val="pl-PL"/>
        </w:rPr>
        <w:t xml:space="preserve"> </w:t>
      </w:r>
      <w:r w:rsidR="00333BDD" w:rsidRPr="0077040E">
        <w:rPr>
          <w:rStyle w:val="LineNumber"/>
          <w:rFonts w:ascii="Times New Roman" w:hAnsi="Times New Roman"/>
          <w:lang w:val="pl-PL"/>
        </w:rPr>
        <w:t>0000-0002-3993-6127</w:t>
      </w:r>
    </w:p>
    <w:p w14:paraId="18C0C979" w14:textId="4CCE3D8D" w:rsidR="00376104" w:rsidRPr="0077040E" w:rsidRDefault="00333BDD" w:rsidP="00777F05">
      <w:pPr>
        <w:spacing w:line="480" w:lineRule="auto"/>
        <w:contextualSpacing/>
        <w:rPr>
          <w:rStyle w:val="LineNumber"/>
          <w:rFonts w:ascii="Times New Roman" w:hAnsi="Times New Roman"/>
        </w:rPr>
      </w:pPr>
      <w:proofErr w:type="spellStart"/>
      <w:r w:rsidRPr="0077040E">
        <w:rPr>
          <w:rStyle w:val="LineNumber"/>
          <w:rFonts w:ascii="Times New Roman" w:hAnsi="Times New Roman"/>
        </w:rPr>
        <w:t>Yefeng</w:t>
      </w:r>
      <w:proofErr w:type="spellEnd"/>
      <w:r w:rsidRPr="0077040E">
        <w:rPr>
          <w:rStyle w:val="LineNumber"/>
          <w:rFonts w:ascii="Times New Roman" w:hAnsi="Times New Roman"/>
        </w:rPr>
        <w:t xml:space="preserve"> Yang:</w:t>
      </w:r>
      <w:r w:rsidR="008D2ABE" w:rsidRPr="0077040E">
        <w:rPr>
          <w:rStyle w:val="LineNumber"/>
          <w:rFonts w:ascii="Times New Roman" w:hAnsi="Times New Roman"/>
        </w:rPr>
        <w:t xml:space="preserve"> </w:t>
      </w:r>
      <w:r w:rsidRPr="0077040E">
        <w:rPr>
          <w:rStyle w:val="LineNumber"/>
          <w:rFonts w:ascii="Times New Roman" w:hAnsi="Times New Roman"/>
        </w:rPr>
        <w:t>0000-0002-8610-4016</w:t>
      </w:r>
    </w:p>
    <w:p w14:paraId="063ABBA4" w14:textId="5132E19B" w:rsidR="00463415" w:rsidRPr="0077040E" w:rsidRDefault="008D2ABE" w:rsidP="00777F05">
      <w:pPr>
        <w:spacing w:line="480" w:lineRule="auto"/>
        <w:contextualSpacing/>
        <w:rPr>
          <w:rStyle w:val="LineNumber"/>
          <w:rFonts w:ascii="Times New Roman" w:hAnsi="Times New Roman"/>
        </w:rPr>
      </w:pPr>
      <w:r w:rsidRPr="0077040E">
        <w:rPr>
          <w:rStyle w:val="LineNumber"/>
          <w:rFonts w:ascii="Times New Roman" w:hAnsi="Times New Roman"/>
        </w:rPr>
        <w:t>Alistair M. Senior</w:t>
      </w:r>
      <w:r w:rsidR="00333BDD" w:rsidRPr="0077040E">
        <w:rPr>
          <w:rStyle w:val="LineNumber"/>
          <w:rFonts w:ascii="Times New Roman" w:hAnsi="Times New Roman"/>
        </w:rPr>
        <w:t>:</w:t>
      </w:r>
      <w:r w:rsidR="00376104" w:rsidRPr="0077040E">
        <w:rPr>
          <w:rStyle w:val="LineNumber"/>
          <w:rFonts w:ascii="Times New Roman" w:hAnsi="Times New Roman"/>
        </w:rPr>
        <w:t xml:space="preserve"> </w:t>
      </w:r>
      <w:r w:rsidR="00333BDD" w:rsidRPr="0077040E">
        <w:rPr>
          <w:rStyle w:val="LineNumber"/>
          <w:rFonts w:ascii="Times New Roman" w:hAnsi="Times New Roman"/>
        </w:rPr>
        <w:t>0000-0002-7765-5182</w:t>
      </w:r>
    </w:p>
    <w:p w14:paraId="78BF0134" w14:textId="77777777" w:rsidR="00D90471" w:rsidRPr="0077040E" w:rsidRDefault="00D90471" w:rsidP="00777F05">
      <w:pPr>
        <w:spacing w:line="480" w:lineRule="auto"/>
        <w:contextualSpacing/>
        <w:rPr>
          <w:rStyle w:val="LineNumber"/>
          <w:rFonts w:ascii="Times New Roman" w:hAnsi="Times New Roman"/>
        </w:rPr>
      </w:pPr>
      <w:r w:rsidRPr="0077040E">
        <w:rPr>
          <w:rStyle w:val="LineNumber"/>
          <w:rFonts w:ascii="Times New Roman" w:hAnsi="Times New Roman"/>
        </w:rPr>
        <w:t>Daniel W. A. Noble: 0000-0001-9460-8743</w:t>
      </w:r>
    </w:p>
    <w:p w14:paraId="2805E2FB" w14:textId="77777777" w:rsidR="00D90471" w:rsidRPr="0077040E" w:rsidRDefault="00D90471" w:rsidP="00777F05">
      <w:pPr>
        <w:spacing w:line="480" w:lineRule="auto"/>
        <w:contextualSpacing/>
        <w:rPr>
          <w:rStyle w:val="LineNumber"/>
          <w:rFonts w:ascii="Times New Roman" w:hAnsi="Times New Roman"/>
        </w:rPr>
      </w:pPr>
    </w:p>
    <w:p w14:paraId="4DA091F3" w14:textId="27D013B7" w:rsidR="000C5AC7" w:rsidRDefault="004B20D0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lastRenderedPageBreak/>
        <w:t>REFERENCES</w:t>
      </w:r>
    </w:p>
    <w:p w14:paraId="74911F4E" w14:textId="174527B4" w:rsidR="007124C5" w:rsidRDefault="007124C5" w:rsidP="007124C5">
      <w:pPr>
        <w:spacing w:line="480" w:lineRule="auto"/>
        <w:rPr>
          <w:lang w:eastAsia="x-none"/>
        </w:rPr>
      </w:pPr>
    </w:p>
    <w:p w14:paraId="0831DFF2" w14:textId="77777777" w:rsidR="007124C5" w:rsidRPr="007124C5" w:rsidRDefault="007124C5" w:rsidP="007124C5">
      <w:pPr>
        <w:rPr>
          <w:lang w:eastAsia="x-none"/>
        </w:rPr>
      </w:pPr>
    </w:p>
    <w:p w14:paraId="0DFC8438" w14:textId="408ECFC8" w:rsidR="00AC6954" w:rsidRPr="0077040E" w:rsidRDefault="00AC6954" w:rsidP="006A1F0E">
      <w:pPr>
        <w:spacing w:after="0" w:line="480" w:lineRule="auto"/>
        <w:contextualSpacing/>
        <w:rPr>
          <w:rFonts w:ascii="Times New Roman" w:hAnsi="Times New Roman"/>
          <w:b/>
        </w:rPr>
      </w:pPr>
      <w:r w:rsidRPr="0077040E">
        <w:rPr>
          <w:rFonts w:ascii="Times New Roman" w:hAnsi="Times New Roman"/>
          <w:b/>
        </w:rPr>
        <w:br w:type="page"/>
      </w:r>
    </w:p>
    <w:p w14:paraId="055E54D6" w14:textId="767BDD91" w:rsidR="0024604A" w:rsidRPr="0077040E" w:rsidRDefault="0087510D" w:rsidP="00777F05">
      <w:pPr>
        <w:pStyle w:val="Heading1"/>
        <w:spacing w:line="480" w:lineRule="auto"/>
        <w:contextualSpacing/>
        <w:rPr>
          <w:rFonts w:ascii="Times New Roman" w:hAnsi="Times New Roman"/>
          <w:color w:val="00000A"/>
          <w:lang w:val="en-AU"/>
        </w:rPr>
      </w:pPr>
      <w:r w:rsidRPr="0077040E">
        <w:rPr>
          <w:rFonts w:ascii="Times New Roman" w:hAnsi="Times New Roman"/>
          <w:color w:val="00000A"/>
          <w:lang w:val="en-AU"/>
        </w:rPr>
        <w:lastRenderedPageBreak/>
        <w:t>TABLE</w:t>
      </w:r>
    </w:p>
    <w:p w14:paraId="5BC7670A" w14:textId="7FFC1F59" w:rsidR="0087510D" w:rsidRPr="0077040E" w:rsidRDefault="008A7BA0" w:rsidP="00777F05">
      <w:pPr>
        <w:spacing w:line="480" w:lineRule="auto"/>
        <w:contextualSpacing/>
        <w:rPr>
          <w:rFonts w:ascii="Times New Roman" w:hAnsi="Times New Roman"/>
          <w:lang w:eastAsia="x-none"/>
        </w:rPr>
      </w:pPr>
      <w:r w:rsidRPr="0077040E">
        <w:rPr>
          <w:rFonts w:ascii="Times New Roman" w:hAnsi="Times New Roman"/>
          <w:b/>
          <w:bCs/>
          <w:lang w:eastAsia="x-none"/>
        </w:rPr>
        <w:t>Table 1</w:t>
      </w:r>
      <w:r w:rsidRPr="0077040E">
        <w:rPr>
          <w:rFonts w:ascii="Times New Roman" w:hAnsi="Times New Roman"/>
          <w:lang w:eastAsia="x-none"/>
        </w:rPr>
        <w:t xml:space="preserve"> Main functions in the orchard package, their general </w:t>
      </w:r>
      <w:proofErr w:type="gramStart"/>
      <w:r w:rsidRPr="0077040E">
        <w:rPr>
          <w:rFonts w:ascii="Times New Roman" w:hAnsi="Times New Roman"/>
          <w:lang w:eastAsia="x-none"/>
        </w:rPr>
        <w:t>categorisation</w:t>
      </w:r>
      <w:proofErr w:type="gramEnd"/>
      <w:r w:rsidRPr="0077040E">
        <w:rPr>
          <w:rFonts w:ascii="Times New Roman" w:hAnsi="Times New Roman"/>
          <w:lang w:eastAsia="x-none"/>
        </w:rPr>
        <w:t xml:space="preserve"> and a description of what they can be used for in combination with </w:t>
      </w:r>
      <w:proofErr w:type="spellStart"/>
      <w:r w:rsidRPr="00102B0D">
        <w:rPr>
          <w:rFonts w:ascii="Courier" w:hAnsi="Courier"/>
          <w:lang w:eastAsia="x-none"/>
        </w:rPr>
        <w:t>metafor</w:t>
      </w:r>
      <w:proofErr w:type="spellEnd"/>
      <w:r w:rsidRPr="0077040E">
        <w:rPr>
          <w:rFonts w:ascii="Times New Roman" w:hAnsi="Times New Roman"/>
          <w:lang w:eastAsia="x-none"/>
        </w:rPr>
        <w:t xml:space="preserve"> meta-analytic model objects (</w:t>
      </w:r>
      <w:r w:rsidRPr="00102B0D">
        <w:rPr>
          <w:rFonts w:ascii="Courier" w:hAnsi="Courier"/>
          <w:lang w:eastAsia="x-none"/>
        </w:rPr>
        <w:t>rma.mv</w:t>
      </w:r>
      <w:r w:rsidRPr="0077040E">
        <w:rPr>
          <w:rFonts w:ascii="Times New Roman" w:hAnsi="Times New Roman"/>
          <w:lang w:eastAsia="x-none"/>
        </w:rPr>
        <w:t xml:space="preserve">, </w:t>
      </w:r>
      <w:proofErr w:type="spellStart"/>
      <w:r w:rsidRPr="00102B0D">
        <w:rPr>
          <w:rFonts w:ascii="Courier" w:hAnsi="Courier"/>
          <w:lang w:eastAsia="x-none"/>
        </w:rPr>
        <w:t>rma</w:t>
      </w:r>
      <w:proofErr w:type="spellEnd"/>
      <w:r w:rsidRPr="0077040E">
        <w:rPr>
          <w:rFonts w:ascii="Times New Roman" w:hAnsi="Times New Roman"/>
          <w:lang w:eastAsia="x-none"/>
        </w:rPr>
        <w:t xml:space="preserve"> and </w:t>
      </w:r>
      <w:proofErr w:type="spellStart"/>
      <w:r w:rsidRPr="00102B0D">
        <w:rPr>
          <w:rFonts w:ascii="Courier" w:hAnsi="Courier"/>
          <w:lang w:eastAsia="x-none"/>
        </w:rPr>
        <w:t>robust.rma</w:t>
      </w:r>
      <w:proofErr w:type="spellEnd"/>
      <w:r w:rsidRPr="0077040E">
        <w:rPr>
          <w:rFonts w:ascii="Times New Roman" w:hAnsi="Times New Roman"/>
          <w:lang w:eastAsia="x-none"/>
        </w:rPr>
        <w:t>)</w:t>
      </w:r>
    </w:p>
    <w:p w14:paraId="56257D14" w14:textId="77777777" w:rsidR="007124C5" w:rsidRDefault="007124C5">
      <w:pPr>
        <w:spacing w:line="480" w:lineRule="auto"/>
        <w:contextualSpacing/>
        <w:rPr>
          <w:rFonts w:ascii="Times New Roman" w:hAnsi="Times New Roman"/>
          <w:b/>
        </w:rPr>
      </w:pPr>
    </w:p>
    <w:tbl>
      <w:tblPr>
        <w:tblpPr w:leftFromText="180" w:rightFromText="180" w:vertAnchor="text" w:horzAnchor="margin" w:tblpY="203"/>
        <w:tblW w:w="9923" w:type="dxa"/>
        <w:tblLook w:val="04A0" w:firstRow="1" w:lastRow="0" w:firstColumn="1" w:lastColumn="0" w:noHBand="0" w:noVBand="1"/>
      </w:tblPr>
      <w:tblGrid>
        <w:gridCol w:w="1985"/>
        <w:gridCol w:w="1276"/>
        <w:gridCol w:w="2884"/>
        <w:gridCol w:w="3778"/>
      </w:tblGrid>
      <w:tr w:rsidR="00436B85" w:rsidRPr="0077040E" w14:paraId="1100FE47" w14:textId="77777777" w:rsidTr="00436B85">
        <w:trPr>
          <w:trHeight w:val="558"/>
        </w:trPr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9F373A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b/>
                <w:bCs/>
                <w:color w:val="000000"/>
                <w:lang w:eastAsia="en-GB"/>
              </w:rPr>
            </w:pPr>
            <w:r w:rsidRPr="0077040E">
              <w:rPr>
                <w:rFonts w:ascii="Times New Roman" w:eastAsia="Times New Roman" w:hAnsi="Times New Roman"/>
                <w:b/>
                <w:bCs/>
                <w:color w:val="000000"/>
                <w:lang w:eastAsia="en-GB"/>
              </w:rPr>
              <w:t>Function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167906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b/>
                <w:bCs/>
                <w:color w:val="000000"/>
                <w:lang w:eastAsia="en-GB"/>
              </w:rPr>
            </w:pPr>
            <w:r w:rsidRPr="0077040E">
              <w:rPr>
                <w:rFonts w:ascii="Times New Roman" w:eastAsia="Times New Roman" w:hAnsi="Times New Roman"/>
                <w:b/>
                <w:bCs/>
                <w:color w:val="000000"/>
                <w:lang w:eastAsia="en-GB"/>
              </w:rPr>
              <w:t>Category</w:t>
            </w:r>
          </w:p>
        </w:tc>
        <w:tc>
          <w:tcPr>
            <w:tcW w:w="28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2DA390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b/>
                <w:bCs/>
                <w:color w:val="000000"/>
                <w:lang w:eastAsia="en-GB"/>
              </w:rPr>
            </w:pPr>
            <w:r w:rsidRPr="0077040E">
              <w:rPr>
                <w:rFonts w:ascii="Times New Roman" w:eastAsia="Times New Roman" w:hAnsi="Times New Roman"/>
                <w:b/>
                <w:bCs/>
                <w:color w:val="000000"/>
                <w:lang w:eastAsia="en-GB"/>
              </w:rPr>
              <w:t>Description</w:t>
            </w:r>
          </w:p>
        </w:tc>
        <w:tc>
          <w:tcPr>
            <w:tcW w:w="37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E8909F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</w:tr>
      <w:tr w:rsidR="00436B85" w:rsidRPr="0077040E" w14:paraId="1413E1C0" w14:textId="77777777" w:rsidTr="00436B85">
        <w:trPr>
          <w:trHeight w:val="320"/>
        </w:trPr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E27AD73" w14:textId="77777777" w:rsidR="00436B85" w:rsidRPr="00AD10F6" w:rsidRDefault="00436B85" w:rsidP="00436B85">
            <w:pPr>
              <w:spacing w:line="480" w:lineRule="auto"/>
              <w:contextualSpacing/>
              <w:rPr>
                <w:rFonts w:ascii="Courier" w:eastAsia="Times New Roman" w:hAnsi="Courier"/>
                <w:color w:val="000000"/>
                <w:lang w:eastAsia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33615CF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4CEF516F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</w:tr>
      <w:tr w:rsidR="00436B85" w:rsidRPr="0077040E" w14:paraId="15F674B5" w14:textId="77777777" w:rsidTr="00436B85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9C845BC" w14:textId="77777777" w:rsidR="00436B85" w:rsidRPr="00AD10F6" w:rsidRDefault="00436B85" w:rsidP="00436B85">
            <w:pPr>
              <w:spacing w:line="480" w:lineRule="auto"/>
              <w:contextualSpacing/>
              <w:rPr>
                <w:rFonts w:ascii="Courier" w:eastAsia="Times New Roman" w:hAnsi="Courier"/>
                <w:color w:val="000000"/>
                <w:lang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32825F8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64591C7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</w:tr>
      <w:tr w:rsidR="00436B85" w:rsidRPr="0077040E" w14:paraId="18C55940" w14:textId="77777777" w:rsidTr="00436B85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AE80F6F" w14:textId="77777777" w:rsidR="00436B85" w:rsidRPr="00AD10F6" w:rsidRDefault="00436B85" w:rsidP="00436B85">
            <w:pPr>
              <w:spacing w:line="480" w:lineRule="auto"/>
              <w:contextualSpacing/>
              <w:rPr>
                <w:rFonts w:ascii="Courier" w:eastAsia="Times New Roman" w:hAnsi="Courier"/>
                <w:color w:val="000000"/>
                <w:lang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3A4DA56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658D3E3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</w:tr>
      <w:tr w:rsidR="00436B85" w:rsidRPr="0077040E" w14:paraId="3989D869" w14:textId="77777777" w:rsidTr="00436B85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5FD9F0D" w14:textId="77777777" w:rsidR="00436B85" w:rsidRPr="00AD10F6" w:rsidRDefault="00436B85" w:rsidP="00436B85">
            <w:pPr>
              <w:spacing w:line="480" w:lineRule="auto"/>
              <w:contextualSpacing/>
              <w:rPr>
                <w:rFonts w:ascii="Courier" w:eastAsia="Times New Roman" w:hAnsi="Courier"/>
                <w:color w:val="000000"/>
                <w:lang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DCB9568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62F8EE6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</w:tr>
      <w:tr w:rsidR="00436B85" w:rsidRPr="0077040E" w14:paraId="7F7E7939" w14:textId="77777777" w:rsidTr="00436B85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83FF93A" w14:textId="77777777" w:rsidR="00436B85" w:rsidRPr="00102B0D" w:rsidRDefault="00436B85" w:rsidP="00436B85">
            <w:pPr>
              <w:spacing w:line="480" w:lineRule="auto"/>
              <w:contextualSpacing/>
              <w:rPr>
                <w:rFonts w:ascii="Courier" w:eastAsia="Times New Roman" w:hAnsi="Courier"/>
                <w:color w:val="000000"/>
                <w:lang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949120B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3460019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</w:tr>
      <w:tr w:rsidR="00436B85" w:rsidRPr="0077040E" w14:paraId="5438A82D" w14:textId="77777777" w:rsidTr="00436B85">
        <w:trPr>
          <w:trHeight w:val="320"/>
        </w:trPr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14:paraId="31FD7E1D" w14:textId="77777777" w:rsidR="00436B85" w:rsidRPr="00102B0D" w:rsidRDefault="00436B85" w:rsidP="00436B85">
            <w:pPr>
              <w:spacing w:line="480" w:lineRule="auto"/>
              <w:contextualSpacing/>
              <w:rPr>
                <w:rFonts w:ascii="Courier" w:eastAsia="Times New Roman" w:hAnsi="Courier"/>
                <w:color w:val="000000"/>
                <w:lang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14:paraId="64DBE27E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  <w:tc>
          <w:tcPr>
            <w:tcW w:w="666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14:paraId="628CF24F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</w:tr>
      <w:tr w:rsidR="00436B85" w:rsidRPr="0077040E" w14:paraId="65511C84" w14:textId="77777777" w:rsidTr="00436B85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1C989A45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i/>
                <w:iCs/>
                <w:color w:val="000000"/>
                <w:lang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25630D54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  <w:tc>
          <w:tcPr>
            <w:tcW w:w="666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64031532" w14:textId="77777777" w:rsidR="00436B85" w:rsidRPr="0077040E" w:rsidRDefault="00436B85" w:rsidP="00436B85">
            <w:pPr>
              <w:spacing w:line="480" w:lineRule="auto"/>
              <w:contextualSpacing/>
              <w:rPr>
                <w:rFonts w:ascii="Times New Roman" w:eastAsia="Times New Roman" w:hAnsi="Times New Roman"/>
                <w:color w:val="000000"/>
                <w:lang w:eastAsia="en-GB"/>
              </w:rPr>
            </w:pPr>
          </w:p>
        </w:tc>
      </w:tr>
    </w:tbl>
    <w:p w14:paraId="60DA33C9" w14:textId="77777777" w:rsidR="007124C5" w:rsidRDefault="007124C5">
      <w:pPr>
        <w:spacing w:line="480" w:lineRule="auto"/>
        <w:contextualSpacing/>
        <w:rPr>
          <w:rFonts w:ascii="Times New Roman" w:hAnsi="Times New Roman"/>
          <w:b/>
        </w:rPr>
      </w:pPr>
    </w:p>
    <w:sectPr w:rsidR="007124C5" w:rsidSect="009E798A">
      <w:footerReference w:type="even" r:id="rId14"/>
      <w:footerReference w:type="default" r:id="rId15"/>
      <w:pgSz w:w="11906" w:h="16838"/>
      <w:pgMar w:top="1134" w:right="1134" w:bottom="1134" w:left="1134" w:header="0" w:footer="709" w:gutter="0"/>
      <w:lnNumType w:countBy="1" w:restart="continuous"/>
      <w:cols w:space="720"/>
      <w:formProt w:val="0"/>
      <w:docGrid w:linePitch="326" w:charSpace="-635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Shinichi Nakagawa" w:date="2024-01-02T10:01:00Z" w:initials="SN">
    <w:p w14:paraId="1310ED04" w14:textId="77777777" w:rsidR="00436B85" w:rsidRDefault="00436B85" w:rsidP="00436B85">
      <w:r>
        <w:rPr>
          <w:rStyle w:val="CommentReference"/>
        </w:rPr>
        <w:annotationRef/>
      </w:r>
      <w:r>
        <w:rPr>
          <w:color w:val="000000"/>
        </w:rPr>
        <w:t>wondered whether we should focus on phylogenetic meta-analysis - the text will mainly do so</w:t>
      </w:r>
    </w:p>
  </w:comment>
  <w:comment w:id="7" w:author="Shinichi Nakagawa" w:date="2023-12-27T14:33:00Z" w:initials="SN">
    <w:p w14:paraId="49938884" w14:textId="3EE0FC41" w:rsidR="00CA4790" w:rsidRDefault="00CA4790" w:rsidP="00CA4790">
      <w:r>
        <w:rPr>
          <w:rStyle w:val="CommentReference"/>
        </w:rPr>
        <w:annotationRef/>
      </w:r>
      <w:r>
        <w:t>is the level a write word?</w:t>
      </w:r>
    </w:p>
  </w:comment>
  <w:comment w:id="8" w:author="Shinichi Nakagawa" w:date="2024-01-15T07:45:00Z" w:initials="SN">
    <w:p w14:paraId="368836D5" w14:textId="77777777" w:rsidR="004F6024" w:rsidRDefault="004F6024" w:rsidP="004F6024">
      <w:r>
        <w:rPr>
          <w:rStyle w:val="CommentReference"/>
        </w:rPr>
        <w:annotationRef/>
      </w:r>
      <w:r>
        <w:rPr>
          <w:color w:val="000000"/>
        </w:rPr>
        <w:t>both Bayesian and frequentist</w:t>
      </w:r>
    </w:p>
  </w:comment>
  <w:comment w:id="9" w:author="Shinichi Nakagawa" w:date="2023-12-28T06:28:00Z" w:initials="SN">
    <w:p w14:paraId="2B3E2C4A" w14:textId="27C1B1E8" w:rsidR="00BB75B2" w:rsidRDefault="00BB75B2" w:rsidP="00BB75B2">
      <w:r>
        <w:rPr>
          <w:rStyle w:val="CommentReference"/>
        </w:rPr>
        <w:annotationRef/>
      </w:r>
      <w:r>
        <w:rPr>
          <w:color w:val="000000"/>
        </w:rPr>
        <w:t>change to Workflow?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10ED04" w15:done="0"/>
  <w15:commentEx w15:paraId="49938884" w15:done="0"/>
  <w15:commentEx w15:paraId="368836D5" w15:done="0"/>
  <w15:commentEx w15:paraId="2B3E2C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816E23D" w16cex:dateUtc="2024-01-01T23:01:00Z"/>
  <w16cex:commentExtensible w16cex:durableId="2DBCDA7C" w16cex:dateUtc="2023-12-27T03:33:00Z"/>
  <w16cex:commentExtensible w16cex:durableId="518CB63C" w16cex:dateUtc="2024-01-14T20:45:00Z"/>
  <w16cex:commentExtensible w16cex:durableId="314BD815" w16cex:dateUtc="2023-12-27T1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10ED04" w16cid:durableId="5816E23D"/>
  <w16cid:commentId w16cid:paraId="49938884" w16cid:durableId="2DBCDA7C"/>
  <w16cid:commentId w16cid:paraId="368836D5" w16cid:durableId="518CB63C"/>
  <w16cid:commentId w16cid:paraId="2B3E2C4A" w16cid:durableId="314BD8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A42B1" w14:textId="77777777" w:rsidR="009E798A" w:rsidRDefault="009E798A">
      <w:pPr>
        <w:spacing w:after="0"/>
      </w:pPr>
      <w:r>
        <w:separator/>
      </w:r>
    </w:p>
  </w:endnote>
  <w:endnote w:type="continuationSeparator" w:id="0">
    <w:p w14:paraId="48A5A65E" w14:textId="77777777" w:rsidR="009E798A" w:rsidRDefault="009E798A">
      <w:pPr>
        <w:spacing w:after="0"/>
      </w:pPr>
      <w:r>
        <w:continuationSeparator/>
      </w:r>
    </w:p>
  </w:endnote>
  <w:endnote w:type="continuationNotice" w:id="1">
    <w:p w14:paraId="20B45FDF" w14:textId="77777777" w:rsidR="009E798A" w:rsidRDefault="009E798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swiss"/>
    <w:pitch w:val="variable"/>
  </w:font>
  <w:font w:name="Droid Sans Fallback">
    <w:panose1 w:val="020B0604020202020204"/>
    <w:charset w:val="00"/>
    <w:family w:val="roman"/>
    <w:notTrueType/>
    <w:pitch w:val="default"/>
  </w:font>
  <w:font w:name="Droid Sans Devanagari">
    <w:altName w:val="Cambria"/>
    <w:panose1 w:val="020B0604020202020204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90613902"/>
      <w:docPartObj>
        <w:docPartGallery w:val="Page Numbers (Bottom of Page)"/>
        <w:docPartUnique/>
      </w:docPartObj>
    </w:sdtPr>
    <w:sdtContent>
      <w:p w14:paraId="78E2A10F" w14:textId="08F4912A" w:rsidR="00985524" w:rsidRDefault="00985524" w:rsidP="001A0F5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D8D14F" w14:textId="77777777" w:rsidR="00985524" w:rsidRDefault="00985524" w:rsidP="00E02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25397838"/>
      <w:docPartObj>
        <w:docPartGallery w:val="Page Numbers (Bottom of Page)"/>
        <w:docPartUnique/>
      </w:docPartObj>
    </w:sdtPr>
    <w:sdtContent>
      <w:p w14:paraId="1EB7BE92" w14:textId="5691B0AF" w:rsidR="00985524" w:rsidRDefault="00985524" w:rsidP="001A0F5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17</w:t>
        </w:r>
        <w:r>
          <w:rPr>
            <w:rStyle w:val="PageNumber"/>
          </w:rPr>
          <w:fldChar w:fldCharType="end"/>
        </w:r>
      </w:p>
    </w:sdtContent>
  </w:sdt>
  <w:p w14:paraId="291E80B5" w14:textId="77777777" w:rsidR="00985524" w:rsidRDefault="00985524" w:rsidP="00E02E3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B2FD2" w14:textId="77777777" w:rsidR="009E798A" w:rsidRDefault="009E798A">
      <w:pPr>
        <w:spacing w:after="0"/>
      </w:pPr>
      <w:r>
        <w:separator/>
      </w:r>
    </w:p>
  </w:footnote>
  <w:footnote w:type="continuationSeparator" w:id="0">
    <w:p w14:paraId="02D823DA" w14:textId="77777777" w:rsidR="009E798A" w:rsidRDefault="009E798A">
      <w:pPr>
        <w:spacing w:after="0"/>
      </w:pPr>
      <w:r>
        <w:continuationSeparator/>
      </w:r>
    </w:p>
  </w:footnote>
  <w:footnote w:type="continuationNotice" w:id="1">
    <w:p w14:paraId="2142B79C" w14:textId="77777777" w:rsidR="009E798A" w:rsidRDefault="009E798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762E2"/>
    <w:multiLevelType w:val="hybridMultilevel"/>
    <w:tmpl w:val="AAF859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42847"/>
    <w:multiLevelType w:val="hybridMultilevel"/>
    <w:tmpl w:val="A27622CC"/>
    <w:lvl w:ilvl="0" w:tplc="162CF904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6348E"/>
    <w:multiLevelType w:val="hybridMultilevel"/>
    <w:tmpl w:val="2C2CFECA"/>
    <w:lvl w:ilvl="0" w:tplc="076C0F38">
      <w:start w:val="2"/>
      <w:numFmt w:val="bullet"/>
      <w:lvlText w:val="-"/>
      <w:lvlJc w:val="left"/>
      <w:pPr>
        <w:ind w:left="420" w:hanging="360"/>
      </w:pPr>
      <w:rPr>
        <w:rFonts w:ascii="Times New Roman" w:eastAsia="MS Mincho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5D901EA2"/>
    <w:multiLevelType w:val="hybridMultilevel"/>
    <w:tmpl w:val="578AA8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421074">
    <w:abstractNumId w:val="3"/>
  </w:num>
  <w:num w:numId="2" w16cid:durableId="1344281054">
    <w:abstractNumId w:val="1"/>
  </w:num>
  <w:num w:numId="3" w16cid:durableId="2098403050">
    <w:abstractNumId w:val="0"/>
  </w:num>
  <w:num w:numId="4" w16cid:durableId="1434747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nichi Nakagawa">
    <w15:presenceInfo w15:providerId="AD" w15:userId="S::z3437171@ad.unsw.edu.au::2630e6b5-dad5-4913-9a8e-5293ece7e1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trackRevision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S3MDG3NLAwNDU0M7RQ0lEKTi0uzszPAykwqgUAccNBZS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Meth Ecology Evolution 2&lt;/Style&gt;&lt;LeftDelim&gt;{&lt;/LeftDelim&gt;&lt;RightDelim&gt;}&lt;/RightDelim&gt;&lt;FontName&gt;Cambria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0C5AC7"/>
    <w:rsid w:val="00002F23"/>
    <w:rsid w:val="0000380D"/>
    <w:rsid w:val="000044E0"/>
    <w:rsid w:val="00004E23"/>
    <w:rsid w:val="00006303"/>
    <w:rsid w:val="00007F30"/>
    <w:rsid w:val="000108CE"/>
    <w:rsid w:val="00013399"/>
    <w:rsid w:val="00013740"/>
    <w:rsid w:val="00014BEB"/>
    <w:rsid w:val="00015879"/>
    <w:rsid w:val="00015C72"/>
    <w:rsid w:val="00016018"/>
    <w:rsid w:val="00016FFB"/>
    <w:rsid w:val="00020A0B"/>
    <w:rsid w:val="00022A83"/>
    <w:rsid w:val="000234FC"/>
    <w:rsid w:val="00024472"/>
    <w:rsid w:val="00025731"/>
    <w:rsid w:val="00025838"/>
    <w:rsid w:val="00025C9B"/>
    <w:rsid w:val="00025E4F"/>
    <w:rsid w:val="00025FDC"/>
    <w:rsid w:val="00026479"/>
    <w:rsid w:val="00026875"/>
    <w:rsid w:val="000270B5"/>
    <w:rsid w:val="000278F0"/>
    <w:rsid w:val="00033E9C"/>
    <w:rsid w:val="00034AFE"/>
    <w:rsid w:val="00034C44"/>
    <w:rsid w:val="000364D9"/>
    <w:rsid w:val="00036B5A"/>
    <w:rsid w:val="00037483"/>
    <w:rsid w:val="000378B1"/>
    <w:rsid w:val="000378C9"/>
    <w:rsid w:val="000378E3"/>
    <w:rsid w:val="00040058"/>
    <w:rsid w:val="00040424"/>
    <w:rsid w:val="000409C1"/>
    <w:rsid w:val="00041909"/>
    <w:rsid w:val="00041CE4"/>
    <w:rsid w:val="00042073"/>
    <w:rsid w:val="00042A9D"/>
    <w:rsid w:val="000437EC"/>
    <w:rsid w:val="0004398E"/>
    <w:rsid w:val="0004451B"/>
    <w:rsid w:val="00045677"/>
    <w:rsid w:val="00045C36"/>
    <w:rsid w:val="00046091"/>
    <w:rsid w:val="0004726A"/>
    <w:rsid w:val="0004738A"/>
    <w:rsid w:val="0004760B"/>
    <w:rsid w:val="00050E4A"/>
    <w:rsid w:val="000512B3"/>
    <w:rsid w:val="0005162E"/>
    <w:rsid w:val="00051B3E"/>
    <w:rsid w:val="00054458"/>
    <w:rsid w:val="00055865"/>
    <w:rsid w:val="0005598C"/>
    <w:rsid w:val="00057F9B"/>
    <w:rsid w:val="00060D10"/>
    <w:rsid w:val="00060E8F"/>
    <w:rsid w:val="00060F72"/>
    <w:rsid w:val="0006148F"/>
    <w:rsid w:val="00061BA0"/>
    <w:rsid w:val="000627D4"/>
    <w:rsid w:val="0006747C"/>
    <w:rsid w:val="0007172B"/>
    <w:rsid w:val="0007178A"/>
    <w:rsid w:val="00071DF9"/>
    <w:rsid w:val="000722D5"/>
    <w:rsid w:val="0007239E"/>
    <w:rsid w:val="000727E8"/>
    <w:rsid w:val="00072C49"/>
    <w:rsid w:val="00074AA8"/>
    <w:rsid w:val="00074EDA"/>
    <w:rsid w:val="00081DBC"/>
    <w:rsid w:val="00082494"/>
    <w:rsid w:val="000841A3"/>
    <w:rsid w:val="00084D2C"/>
    <w:rsid w:val="000855C1"/>
    <w:rsid w:val="000859A8"/>
    <w:rsid w:val="00086810"/>
    <w:rsid w:val="00087901"/>
    <w:rsid w:val="000922B9"/>
    <w:rsid w:val="000927DC"/>
    <w:rsid w:val="00093402"/>
    <w:rsid w:val="00093922"/>
    <w:rsid w:val="000939CC"/>
    <w:rsid w:val="00094205"/>
    <w:rsid w:val="000A0354"/>
    <w:rsid w:val="000A0D54"/>
    <w:rsid w:val="000A3BD7"/>
    <w:rsid w:val="000A4A78"/>
    <w:rsid w:val="000A586A"/>
    <w:rsid w:val="000A6EB3"/>
    <w:rsid w:val="000A72E2"/>
    <w:rsid w:val="000A7EC4"/>
    <w:rsid w:val="000B16B4"/>
    <w:rsid w:val="000B17AB"/>
    <w:rsid w:val="000B1CFE"/>
    <w:rsid w:val="000B25CD"/>
    <w:rsid w:val="000B2A40"/>
    <w:rsid w:val="000B3E24"/>
    <w:rsid w:val="000B43A5"/>
    <w:rsid w:val="000B5AD6"/>
    <w:rsid w:val="000B619B"/>
    <w:rsid w:val="000B7E8C"/>
    <w:rsid w:val="000C082E"/>
    <w:rsid w:val="000C2AC7"/>
    <w:rsid w:val="000C32BD"/>
    <w:rsid w:val="000C4071"/>
    <w:rsid w:val="000C5774"/>
    <w:rsid w:val="000C5AC7"/>
    <w:rsid w:val="000C5F80"/>
    <w:rsid w:val="000C5F81"/>
    <w:rsid w:val="000C7909"/>
    <w:rsid w:val="000C7DA7"/>
    <w:rsid w:val="000D229A"/>
    <w:rsid w:val="000D7336"/>
    <w:rsid w:val="000D781B"/>
    <w:rsid w:val="000E0955"/>
    <w:rsid w:val="000E5649"/>
    <w:rsid w:val="000E6188"/>
    <w:rsid w:val="000E640C"/>
    <w:rsid w:val="000E70A0"/>
    <w:rsid w:val="000E74B0"/>
    <w:rsid w:val="000E798E"/>
    <w:rsid w:val="000F093E"/>
    <w:rsid w:val="000F0B0D"/>
    <w:rsid w:val="000F0D18"/>
    <w:rsid w:val="000F19A2"/>
    <w:rsid w:val="000F2086"/>
    <w:rsid w:val="000F2ABD"/>
    <w:rsid w:val="000F4C61"/>
    <w:rsid w:val="000F61BD"/>
    <w:rsid w:val="000F74C9"/>
    <w:rsid w:val="000F7545"/>
    <w:rsid w:val="001003B8"/>
    <w:rsid w:val="0010091E"/>
    <w:rsid w:val="00101042"/>
    <w:rsid w:val="00101562"/>
    <w:rsid w:val="00102B0D"/>
    <w:rsid w:val="00105FEB"/>
    <w:rsid w:val="001073E6"/>
    <w:rsid w:val="001104C0"/>
    <w:rsid w:val="00112848"/>
    <w:rsid w:val="00113017"/>
    <w:rsid w:val="0011574E"/>
    <w:rsid w:val="00115A51"/>
    <w:rsid w:val="001170AC"/>
    <w:rsid w:val="0011726F"/>
    <w:rsid w:val="001173F7"/>
    <w:rsid w:val="001176A5"/>
    <w:rsid w:val="00117ED7"/>
    <w:rsid w:val="00121BD6"/>
    <w:rsid w:val="00122FE3"/>
    <w:rsid w:val="0012304C"/>
    <w:rsid w:val="00124563"/>
    <w:rsid w:val="001249E5"/>
    <w:rsid w:val="00124EBD"/>
    <w:rsid w:val="00130A28"/>
    <w:rsid w:val="0013232A"/>
    <w:rsid w:val="00134C13"/>
    <w:rsid w:val="001353FD"/>
    <w:rsid w:val="00135E63"/>
    <w:rsid w:val="00136EA9"/>
    <w:rsid w:val="00137EF0"/>
    <w:rsid w:val="001402D3"/>
    <w:rsid w:val="00142061"/>
    <w:rsid w:val="00142065"/>
    <w:rsid w:val="00142DA3"/>
    <w:rsid w:val="0014369A"/>
    <w:rsid w:val="00143BE4"/>
    <w:rsid w:val="00144A86"/>
    <w:rsid w:val="001450FE"/>
    <w:rsid w:val="00145529"/>
    <w:rsid w:val="001458D2"/>
    <w:rsid w:val="00145D53"/>
    <w:rsid w:val="001463F2"/>
    <w:rsid w:val="0014719B"/>
    <w:rsid w:val="001479B6"/>
    <w:rsid w:val="00151DB3"/>
    <w:rsid w:val="00157824"/>
    <w:rsid w:val="0016000D"/>
    <w:rsid w:val="00160401"/>
    <w:rsid w:val="00160CF0"/>
    <w:rsid w:val="00160DDA"/>
    <w:rsid w:val="00161879"/>
    <w:rsid w:val="00162BEA"/>
    <w:rsid w:val="00162E67"/>
    <w:rsid w:val="0016430A"/>
    <w:rsid w:val="001649EE"/>
    <w:rsid w:val="00165698"/>
    <w:rsid w:val="00165ACF"/>
    <w:rsid w:val="00166C1F"/>
    <w:rsid w:val="001670BF"/>
    <w:rsid w:val="0017093C"/>
    <w:rsid w:val="00170C88"/>
    <w:rsid w:val="00172CF9"/>
    <w:rsid w:val="0017432C"/>
    <w:rsid w:val="00174A3B"/>
    <w:rsid w:val="00174C3D"/>
    <w:rsid w:val="00174CA3"/>
    <w:rsid w:val="00175D3D"/>
    <w:rsid w:val="00180048"/>
    <w:rsid w:val="0018019E"/>
    <w:rsid w:val="00181635"/>
    <w:rsid w:val="0018270F"/>
    <w:rsid w:val="00183D5F"/>
    <w:rsid w:val="0018430F"/>
    <w:rsid w:val="00184369"/>
    <w:rsid w:val="00184C68"/>
    <w:rsid w:val="00186853"/>
    <w:rsid w:val="0019025A"/>
    <w:rsid w:val="00190F73"/>
    <w:rsid w:val="00191483"/>
    <w:rsid w:val="0019155B"/>
    <w:rsid w:val="00191E3A"/>
    <w:rsid w:val="0019499F"/>
    <w:rsid w:val="00196CB2"/>
    <w:rsid w:val="001A0F57"/>
    <w:rsid w:val="001A1796"/>
    <w:rsid w:val="001A35EC"/>
    <w:rsid w:val="001A3603"/>
    <w:rsid w:val="001A4C13"/>
    <w:rsid w:val="001A530B"/>
    <w:rsid w:val="001A5998"/>
    <w:rsid w:val="001A59FC"/>
    <w:rsid w:val="001A77F4"/>
    <w:rsid w:val="001A7865"/>
    <w:rsid w:val="001B099A"/>
    <w:rsid w:val="001B1A70"/>
    <w:rsid w:val="001B2A03"/>
    <w:rsid w:val="001B5046"/>
    <w:rsid w:val="001B67B1"/>
    <w:rsid w:val="001B74DF"/>
    <w:rsid w:val="001C02EF"/>
    <w:rsid w:val="001C4681"/>
    <w:rsid w:val="001D0216"/>
    <w:rsid w:val="001D0AED"/>
    <w:rsid w:val="001D1B63"/>
    <w:rsid w:val="001D2C6B"/>
    <w:rsid w:val="001D5712"/>
    <w:rsid w:val="001D7CC1"/>
    <w:rsid w:val="001E0C00"/>
    <w:rsid w:val="001E1D38"/>
    <w:rsid w:val="001E2425"/>
    <w:rsid w:val="001E3100"/>
    <w:rsid w:val="001E32FB"/>
    <w:rsid w:val="001E3FBD"/>
    <w:rsid w:val="001E41F7"/>
    <w:rsid w:val="001E436C"/>
    <w:rsid w:val="001E59CC"/>
    <w:rsid w:val="001E6229"/>
    <w:rsid w:val="001E6EAD"/>
    <w:rsid w:val="001E79CC"/>
    <w:rsid w:val="001F3CF7"/>
    <w:rsid w:val="001F3F29"/>
    <w:rsid w:val="001F6D08"/>
    <w:rsid w:val="001F76DA"/>
    <w:rsid w:val="00200CE8"/>
    <w:rsid w:val="00201BB2"/>
    <w:rsid w:val="00201F98"/>
    <w:rsid w:val="00202BF8"/>
    <w:rsid w:val="0020341C"/>
    <w:rsid w:val="002050F0"/>
    <w:rsid w:val="002101C3"/>
    <w:rsid w:val="00210CEF"/>
    <w:rsid w:val="0021167F"/>
    <w:rsid w:val="00220004"/>
    <w:rsid w:val="00220CE8"/>
    <w:rsid w:val="0022147F"/>
    <w:rsid w:val="00224895"/>
    <w:rsid w:val="0022568C"/>
    <w:rsid w:val="0022575D"/>
    <w:rsid w:val="00225BDB"/>
    <w:rsid w:val="00227A1C"/>
    <w:rsid w:val="002313A8"/>
    <w:rsid w:val="00235577"/>
    <w:rsid w:val="00236E73"/>
    <w:rsid w:val="00237067"/>
    <w:rsid w:val="002375BF"/>
    <w:rsid w:val="00237FB6"/>
    <w:rsid w:val="00240D68"/>
    <w:rsid w:val="00241599"/>
    <w:rsid w:val="002424DC"/>
    <w:rsid w:val="00242D2B"/>
    <w:rsid w:val="002431E7"/>
    <w:rsid w:val="00244857"/>
    <w:rsid w:val="0024604A"/>
    <w:rsid w:val="0024673C"/>
    <w:rsid w:val="00247584"/>
    <w:rsid w:val="00251C95"/>
    <w:rsid w:val="00252E63"/>
    <w:rsid w:val="00252FBC"/>
    <w:rsid w:val="00254773"/>
    <w:rsid w:val="00254EBB"/>
    <w:rsid w:val="00254FCC"/>
    <w:rsid w:val="0025516E"/>
    <w:rsid w:val="002579E8"/>
    <w:rsid w:val="00260100"/>
    <w:rsid w:val="002602A5"/>
    <w:rsid w:val="002606C9"/>
    <w:rsid w:val="002606F7"/>
    <w:rsid w:val="0026131E"/>
    <w:rsid w:val="00262434"/>
    <w:rsid w:val="002645AE"/>
    <w:rsid w:val="00264666"/>
    <w:rsid w:val="00265780"/>
    <w:rsid w:val="00271864"/>
    <w:rsid w:val="00271D37"/>
    <w:rsid w:val="00272641"/>
    <w:rsid w:val="00273083"/>
    <w:rsid w:val="00273241"/>
    <w:rsid w:val="002738EC"/>
    <w:rsid w:val="002751DF"/>
    <w:rsid w:val="00277573"/>
    <w:rsid w:val="00277A02"/>
    <w:rsid w:val="00280BF0"/>
    <w:rsid w:val="00280D4D"/>
    <w:rsid w:val="0028147C"/>
    <w:rsid w:val="00282AF9"/>
    <w:rsid w:val="00284F1A"/>
    <w:rsid w:val="00285263"/>
    <w:rsid w:val="002858B2"/>
    <w:rsid w:val="0028708A"/>
    <w:rsid w:val="00291840"/>
    <w:rsid w:val="00292690"/>
    <w:rsid w:val="00292F20"/>
    <w:rsid w:val="0029336A"/>
    <w:rsid w:val="00294886"/>
    <w:rsid w:val="002950EA"/>
    <w:rsid w:val="002956AB"/>
    <w:rsid w:val="002956B6"/>
    <w:rsid w:val="00295C07"/>
    <w:rsid w:val="00295EB2"/>
    <w:rsid w:val="00296917"/>
    <w:rsid w:val="00296C98"/>
    <w:rsid w:val="00297ED8"/>
    <w:rsid w:val="002A05B0"/>
    <w:rsid w:val="002A0F0C"/>
    <w:rsid w:val="002A1E5F"/>
    <w:rsid w:val="002A2739"/>
    <w:rsid w:val="002A3293"/>
    <w:rsid w:val="002A45A8"/>
    <w:rsid w:val="002A4B19"/>
    <w:rsid w:val="002A5F1D"/>
    <w:rsid w:val="002B0A81"/>
    <w:rsid w:val="002B1AF4"/>
    <w:rsid w:val="002B1FB3"/>
    <w:rsid w:val="002B2A44"/>
    <w:rsid w:val="002B34EE"/>
    <w:rsid w:val="002B44FA"/>
    <w:rsid w:val="002B4639"/>
    <w:rsid w:val="002B49FF"/>
    <w:rsid w:val="002B5006"/>
    <w:rsid w:val="002B65F0"/>
    <w:rsid w:val="002B7342"/>
    <w:rsid w:val="002C098C"/>
    <w:rsid w:val="002C1563"/>
    <w:rsid w:val="002C1D77"/>
    <w:rsid w:val="002C2D68"/>
    <w:rsid w:val="002C3D56"/>
    <w:rsid w:val="002C4026"/>
    <w:rsid w:val="002C4C72"/>
    <w:rsid w:val="002C5A68"/>
    <w:rsid w:val="002C5BFD"/>
    <w:rsid w:val="002C686C"/>
    <w:rsid w:val="002C6EDB"/>
    <w:rsid w:val="002C7098"/>
    <w:rsid w:val="002D1585"/>
    <w:rsid w:val="002D5FC6"/>
    <w:rsid w:val="002D6B82"/>
    <w:rsid w:val="002D770A"/>
    <w:rsid w:val="002D7FB2"/>
    <w:rsid w:val="002E0446"/>
    <w:rsid w:val="002E25D8"/>
    <w:rsid w:val="002E2CF0"/>
    <w:rsid w:val="002E5C70"/>
    <w:rsid w:val="002E6695"/>
    <w:rsid w:val="002E6B22"/>
    <w:rsid w:val="002F17D4"/>
    <w:rsid w:val="002F225B"/>
    <w:rsid w:val="002F2A41"/>
    <w:rsid w:val="002F52D5"/>
    <w:rsid w:val="002F5B43"/>
    <w:rsid w:val="002F61D6"/>
    <w:rsid w:val="002F70B3"/>
    <w:rsid w:val="002F74A9"/>
    <w:rsid w:val="002F7BE7"/>
    <w:rsid w:val="0030003E"/>
    <w:rsid w:val="0030114B"/>
    <w:rsid w:val="00302075"/>
    <w:rsid w:val="003021B8"/>
    <w:rsid w:val="0030310F"/>
    <w:rsid w:val="0030441C"/>
    <w:rsid w:val="00307DCF"/>
    <w:rsid w:val="00314ADD"/>
    <w:rsid w:val="00315B72"/>
    <w:rsid w:val="00320077"/>
    <w:rsid w:val="003211EE"/>
    <w:rsid w:val="00321281"/>
    <w:rsid w:val="00322703"/>
    <w:rsid w:val="00323D78"/>
    <w:rsid w:val="00324718"/>
    <w:rsid w:val="00324D5A"/>
    <w:rsid w:val="003255BC"/>
    <w:rsid w:val="00325A76"/>
    <w:rsid w:val="00327511"/>
    <w:rsid w:val="003277A1"/>
    <w:rsid w:val="00330B3C"/>
    <w:rsid w:val="00331DBB"/>
    <w:rsid w:val="003320E2"/>
    <w:rsid w:val="00332492"/>
    <w:rsid w:val="00333BDD"/>
    <w:rsid w:val="003351CD"/>
    <w:rsid w:val="00336D64"/>
    <w:rsid w:val="00337840"/>
    <w:rsid w:val="00340000"/>
    <w:rsid w:val="00340878"/>
    <w:rsid w:val="00342394"/>
    <w:rsid w:val="00343760"/>
    <w:rsid w:val="00343FEF"/>
    <w:rsid w:val="00344C70"/>
    <w:rsid w:val="003452FF"/>
    <w:rsid w:val="00347355"/>
    <w:rsid w:val="00350CE7"/>
    <w:rsid w:val="00350E58"/>
    <w:rsid w:val="00351120"/>
    <w:rsid w:val="003512F0"/>
    <w:rsid w:val="00351404"/>
    <w:rsid w:val="00351A98"/>
    <w:rsid w:val="00353079"/>
    <w:rsid w:val="00362F64"/>
    <w:rsid w:val="00363DE6"/>
    <w:rsid w:val="003660A8"/>
    <w:rsid w:val="00367129"/>
    <w:rsid w:val="00367691"/>
    <w:rsid w:val="00370C1F"/>
    <w:rsid w:val="003728C3"/>
    <w:rsid w:val="0037538A"/>
    <w:rsid w:val="00375982"/>
    <w:rsid w:val="00376104"/>
    <w:rsid w:val="0037677A"/>
    <w:rsid w:val="00376986"/>
    <w:rsid w:val="00377A39"/>
    <w:rsid w:val="00382ACE"/>
    <w:rsid w:val="00382E89"/>
    <w:rsid w:val="003837C0"/>
    <w:rsid w:val="00384494"/>
    <w:rsid w:val="00385869"/>
    <w:rsid w:val="00387BCB"/>
    <w:rsid w:val="00387D47"/>
    <w:rsid w:val="00391854"/>
    <w:rsid w:val="00391982"/>
    <w:rsid w:val="00392307"/>
    <w:rsid w:val="00392390"/>
    <w:rsid w:val="003939D4"/>
    <w:rsid w:val="00393BBE"/>
    <w:rsid w:val="00394CEB"/>
    <w:rsid w:val="0039534C"/>
    <w:rsid w:val="0039589F"/>
    <w:rsid w:val="0039646C"/>
    <w:rsid w:val="00396906"/>
    <w:rsid w:val="003A0274"/>
    <w:rsid w:val="003A09D5"/>
    <w:rsid w:val="003A0A01"/>
    <w:rsid w:val="003A1685"/>
    <w:rsid w:val="003A172A"/>
    <w:rsid w:val="003A2F2D"/>
    <w:rsid w:val="003A4834"/>
    <w:rsid w:val="003A5449"/>
    <w:rsid w:val="003A5AF1"/>
    <w:rsid w:val="003B13FC"/>
    <w:rsid w:val="003B1577"/>
    <w:rsid w:val="003B4EE3"/>
    <w:rsid w:val="003B50FE"/>
    <w:rsid w:val="003B5B84"/>
    <w:rsid w:val="003B6107"/>
    <w:rsid w:val="003B72A4"/>
    <w:rsid w:val="003B7FF3"/>
    <w:rsid w:val="003C52C1"/>
    <w:rsid w:val="003C59AD"/>
    <w:rsid w:val="003C644D"/>
    <w:rsid w:val="003C72E9"/>
    <w:rsid w:val="003C7873"/>
    <w:rsid w:val="003D099F"/>
    <w:rsid w:val="003D1D09"/>
    <w:rsid w:val="003D244E"/>
    <w:rsid w:val="003D26EE"/>
    <w:rsid w:val="003D32C6"/>
    <w:rsid w:val="003D3A0A"/>
    <w:rsid w:val="003D49C7"/>
    <w:rsid w:val="003D6476"/>
    <w:rsid w:val="003D6518"/>
    <w:rsid w:val="003D6E23"/>
    <w:rsid w:val="003E0468"/>
    <w:rsid w:val="003E0A83"/>
    <w:rsid w:val="003E1620"/>
    <w:rsid w:val="003E1676"/>
    <w:rsid w:val="003E40B5"/>
    <w:rsid w:val="003E486B"/>
    <w:rsid w:val="003E5A32"/>
    <w:rsid w:val="003E5AE6"/>
    <w:rsid w:val="003E6546"/>
    <w:rsid w:val="003E66DF"/>
    <w:rsid w:val="003F1377"/>
    <w:rsid w:val="003F2283"/>
    <w:rsid w:val="003F425E"/>
    <w:rsid w:val="003F457A"/>
    <w:rsid w:val="003F6312"/>
    <w:rsid w:val="003F6B40"/>
    <w:rsid w:val="003F7ED7"/>
    <w:rsid w:val="004022C3"/>
    <w:rsid w:val="00402315"/>
    <w:rsid w:val="004027C0"/>
    <w:rsid w:val="004028D5"/>
    <w:rsid w:val="00403C1A"/>
    <w:rsid w:val="00404092"/>
    <w:rsid w:val="00407643"/>
    <w:rsid w:val="0041159D"/>
    <w:rsid w:val="0041264D"/>
    <w:rsid w:val="004137F7"/>
    <w:rsid w:val="004139A4"/>
    <w:rsid w:val="0041529B"/>
    <w:rsid w:val="00415830"/>
    <w:rsid w:val="00420951"/>
    <w:rsid w:val="00425A6D"/>
    <w:rsid w:val="00426CE2"/>
    <w:rsid w:val="004318EE"/>
    <w:rsid w:val="004320F3"/>
    <w:rsid w:val="004338CA"/>
    <w:rsid w:val="00433DFE"/>
    <w:rsid w:val="00434099"/>
    <w:rsid w:val="00434221"/>
    <w:rsid w:val="00435AA2"/>
    <w:rsid w:val="00436B85"/>
    <w:rsid w:val="00436C60"/>
    <w:rsid w:val="00436C8B"/>
    <w:rsid w:val="004371A1"/>
    <w:rsid w:val="004438A7"/>
    <w:rsid w:val="00443C29"/>
    <w:rsid w:val="004440E8"/>
    <w:rsid w:val="00446C7F"/>
    <w:rsid w:val="00447B5B"/>
    <w:rsid w:val="00447BDE"/>
    <w:rsid w:val="00447E34"/>
    <w:rsid w:val="004510C1"/>
    <w:rsid w:val="0045252B"/>
    <w:rsid w:val="00452641"/>
    <w:rsid w:val="00454601"/>
    <w:rsid w:val="00454F0F"/>
    <w:rsid w:val="00455242"/>
    <w:rsid w:val="004554E2"/>
    <w:rsid w:val="00456178"/>
    <w:rsid w:val="004616A2"/>
    <w:rsid w:val="004628D3"/>
    <w:rsid w:val="00463415"/>
    <w:rsid w:val="004634AC"/>
    <w:rsid w:val="00463886"/>
    <w:rsid w:val="00466F16"/>
    <w:rsid w:val="00467B8F"/>
    <w:rsid w:val="00470993"/>
    <w:rsid w:val="00470C41"/>
    <w:rsid w:val="0047215D"/>
    <w:rsid w:val="00473022"/>
    <w:rsid w:val="00474373"/>
    <w:rsid w:val="0047494B"/>
    <w:rsid w:val="004754C1"/>
    <w:rsid w:val="00482BCF"/>
    <w:rsid w:val="00484866"/>
    <w:rsid w:val="00485112"/>
    <w:rsid w:val="0048585E"/>
    <w:rsid w:val="00485CCF"/>
    <w:rsid w:val="00487C05"/>
    <w:rsid w:val="00490931"/>
    <w:rsid w:val="004928F1"/>
    <w:rsid w:val="00492E7B"/>
    <w:rsid w:val="00493274"/>
    <w:rsid w:val="00495F59"/>
    <w:rsid w:val="004964E8"/>
    <w:rsid w:val="004A05D9"/>
    <w:rsid w:val="004A0CAE"/>
    <w:rsid w:val="004A2773"/>
    <w:rsid w:val="004A52B9"/>
    <w:rsid w:val="004A553C"/>
    <w:rsid w:val="004A79A9"/>
    <w:rsid w:val="004B1135"/>
    <w:rsid w:val="004B20D0"/>
    <w:rsid w:val="004B2968"/>
    <w:rsid w:val="004B325E"/>
    <w:rsid w:val="004B4FD4"/>
    <w:rsid w:val="004B5552"/>
    <w:rsid w:val="004B67BE"/>
    <w:rsid w:val="004B75E9"/>
    <w:rsid w:val="004C2F5E"/>
    <w:rsid w:val="004C5FA9"/>
    <w:rsid w:val="004D0CC6"/>
    <w:rsid w:val="004D13C1"/>
    <w:rsid w:val="004D19A3"/>
    <w:rsid w:val="004D5587"/>
    <w:rsid w:val="004D60BB"/>
    <w:rsid w:val="004D660D"/>
    <w:rsid w:val="004D663B"/>
    <w:rsid w:val="004D6771"/>
    <w:rsid w:val="004E0222"/>
    <w:rsid w:val="004E0D1A"/>
    <w:rsid w:val="004E4FD6"/>
    <w:rsid w:val="004E5668"/>
    <w:rsid w:val="004F05BA"/>
    <w:rsid w:val="004F11A5"/>
    <w:rsid w:val="004F1A65"/>
    <w:rsid w:val="004F6024"/>
    <w:rsid w:val="004F61E4"/>
    <w:rsid w:val="004F6F97"/>
    <w:rsid w:val="0050037A"/>
    <w:rsid w:val="00501FE1"/>
    <w:rsid w:val="00502253"/>
    <w:rsid w:val="00503437"/>
    <w:rsid w:val="005036DD"/>
    <w:rsid w:val="00504869"/>
    <w:rsid w:val="00505142"/>
    <w:rsid w:val="00505CB7"/>
    <w:rsid w:val="00506081"/>
    <w:rsid w:val="0051092B"/>
    <w:rsid w:val="00510BC8"/>
    <w:rsid w:val="00513417"/>
    <w:rsid w:val="005134A4"/>
    <w:rsid w:val="00515525"/>
    <w:rsid w:val="00517DA5"/>
    <w:rsid w:val="00520505"/>
    <w:rsid w:val="005206AB"/>
    <w:rsid w:val="00520DC4"/>
    <w:rsid w:val="005227FC"/>
    <w:rsid w:val="00523819"/>
    <w:rsid w:val="00525196"/>
    <w:rsid w:val="005256C3"/>
    <w:rsid w:val="00532AAF"/>
    <w:rsid w:val="005339CF"/>
    <w:rsid w:val="00533B33"/>
    <w:rsid w:val="00537F27"/>
    <w:rsid w:val="00541441"/>
    <w:rsid w:val="00542251"/>
    <w:rsid w:val="00542D84"/>
    <w:rsid w:val="00543BC5"/>
    <w:rsid w:val="00545046"/>
    <w:rsid w:val="00545174"/>
    <w:rsid w:val="00550751"/>
    <w:rsid w:val="00551B23"/>
    <w:rsid w:val="00551FEF"/>
    <w:rsid w:val="00552313"/>
    <w:rsid w:val="005526E1"/>
    <w:rsid w:val="00552AC4"/>
    <w:rsid w:val="00553E28"/>
    <w:rsid w:val="00555D64"/>
    <w:rsid w:val="00556C96"/>
    <w:rsid w:val="00556CFA"/>
    <w:rsid w:val="00557A4B"/>
    <w:rsid w:val="0056030E"/>
    <w:rsid w:val="00560C39"/>
    <w:rsid w:val="005626DB"/>
    <w:rsid w:val="00562EF6"/>
    <w:rsid w:val="005639F5"/>
    <w:rsid w:val="0056432A"/>
    <w:rsid w:val="00565079"/>
    <w:rsid w:val="00565DA0"/>
    <w:rsid w:val="00566061"/>
    <w:rsid w:val="005717FA"/>
    <w:rsid w:val="0057188D"/>
    <w:rsid w:val="00572EFC"/>
    <w:rsid w:val="005746A5"/>
    <w:rsid w:val="005756EC"/>
    <w:rsid w:val="00577624"/>
    <w:rsid w:val="00580920"/>
    <w:rsid w:val="00580EE6"/>
    <w:rsid w:val="005817E3"/>
    <w:rsid w:val="00581DF6"/>
    <w:rsid w:val="00582DD6"/>
    <w:rsid w:val="00585978"/>
    <w:rsid w:val="00585F79"/>
    <w:rsid w:val="005900DC"/>
    <w:rsid w:val="005905FF"/>
    <w:rsid w:val="00592228"/>
    <w:rsid w:val="00593FE9"/>
    <w:rsid w:val="00594779"/>
    <w:rsid w:val="00596AA0"/>
    <w:rsid w:val="005970C9"/>
    <w:rsid w:val="005A00E9"/>
    <w:rsid w:val="005A06F7"/>
    <w:rsid w:val="005A0807"/>
    <w:rsid w:val="005A0E15"/>
    <w:rsid w:val="005A1AD0"/>
    <w:rsid w:val="005A3270"/>
    <w:rsid w:val="005A5D93"/>
    <w:rsid w:val="005A7107"/>
    <w:rsid w:val="005B0148"/>
    <w:rsid w:val="005B1325"/>
    <w:rsid w:val="005B3A66"/>
    <w:rsid w:val="005B3A93"/>
    <w:rsid w:val="005B3F9E"/>
    <w:rsid w:val="005B5693"/>
    <w:rsid w:val="005B5A53"/>
    <w:rsid w:val="005B5AF6"/>
    <w:rsid w:val="005B6556"/>
    <w:rsid w:val="005B750D"/>
    <w:rsid w:val="005B7C4B"/>
    <w:rsid w:val="005C045B"/>
    <w:rsid w:val="005C10F3"/>
    <w:rsid w:val="005C272F"/>
    <w:rsid w:val="005C4726"/>
    <w:rsid w:val="005C4E83"/>
    <w:rsid w:val="005C711C"/>
    <w:rsid w:val="005C7123"/>
    <w:rsid w:val="005C7FE4"/>
    <w:rsid w:val="005D063A"/>
    <w:rsid w:val="005D16BB"/>
    <w:rsid w:val="005D2CC2"/>
    <w:rsid w:val="005D3AF2"/>
    <w:rsid w:val="005D4EBF"/>
    <w:rsid w:val="005D4FEB"/>
    <w:rsid w:val="005D506E"/>
    <w:rsid w:val="005D624A"/>
    <w:rsid w:val="005E0B9B"/>
    <w:rsid w:val="005E1672"/>
    <w:rsid w:val="005E244A"/>
    <w:rsid w:val="005E2FE3"/>
    <w:rsid w:val="005E44DD"/>
    <w:rsid w:val="005E4D32"/>
    <w:rsid w:val="005E50A4"/>
    <w:rsid w:val="005E5E4C"/>
    <w:rsid w:val="005F0096"/>
    <w:rsid w:val="005F0A56"/>
    <w:rsid w:val="005F36D0"/>
    <w:rsid w:val="005F4191"/>
    <w:rsid w:val="005F6201"/>
    <w:rsid w:val="005F7214"/>
    <w:rsid w:val="00603DB5"/>
    <w:rsid w:val="00604113"/>
    <w:rsid w:val="006051D8"/>
    <w:rsid w:val="006065E6"/>
    <w:rsid w:val="00607594"/>
    <w:rsid w:val="00607B38"/>
    <w:rsid w:val="006117B6"/>
    <w:rsid w:val="00611828"/>
    <w:rsid w:val="006119E2"/>
    <w:rsid w:val="00612E3C"/>
    <w:rsid w:val="00613305"/>
    <w:rsid w:val="00614AE0"/>
    <w:rsid w:val="00614F02"/>
    <w:rsid w:val="00617894"/>
    <w:rsid w:val="00620109"/>
    <w:rsid w:val="00620602"/>
    <w:rsid w:val="00620B24"/>
    <w:rsid w:val="00620E7A"/>
    <w:rsid w:val="0062145F"/>
    <w:rsid w:val="00622E44"/>
    <w:rsid w:val="00623335"/>
    <w:rsid w:val="0062348C"/>
    <w:rsid w:val="0062356B"/>
    <w:rsid w:val="00624A16"/>
    <w:rsid w:val="00624C24"/>
    <w:rsid w:val="00627648"/>
    <w:rsid w:val="006277FD"/>
    <w:rsid w:val="0063035B"/>
    <w:rsid w:val="00632412"/>
    <w:rsid w:val="006336C0"/>
    <w:rsid w:val="00634816"/>
    <w:rsid w:val="00635541"/>
    <w:rsid w:val="00635992"/>
    <w:rsid w:val="00636113"/>
    <w:rsid w:val="0063707D"/>
    <w:rsid w:val="00637DEE"/>
    <w:rsid w:val="006418CD"/>
    <w:rsid w:val="0064246E"/>
    <w:rsid w:val="00646985"/>
    <w:rsid w:val="00647020"/>
    <w:rsid w:val="0064719C"/>
    <w:rsid w:val="0064751E"/>
    <w:rsid w:val="00650622"/>
    <w:rsid w:val="006510FB"/>
    <w:rsid w:val="00652238"/>
    <w:rsid w:val="0065281B"/>
    <w:rsid w:val="00653029"/>
    <w:rsid w:val="00653D94"/>
    <w:rsid w:val="00654E8C"/>
    <w:rsid w:val="006572C0"/>
    <w:rsid w:val="006600DE"/>
    <w:rsid w:val="006648ED"/>
    <w:rsid w:val="00664CCC"/>
    <w:rsid w:val="00666026"/>
    <w:rsid w:val="006673D1"/>
    <w:rsid w:val="00667A0F"/>
    <w:rsid w:val="00667F77"/>
    <w:rsid w:val="00670284"/>
    <w:rsid w:val="00670D21"/>
    <w:rsid w:val="00674936"/>
    <w:rsid w:val="00674E3E"/>
    <w:rsid w:val="00674F19"/>
    <w:rsid w:val="00681A6A"/>
    <w:rsid w:val="00682D3B"/>
    <w:rsid w:val="00683F7B"/>
    <w:rsid w:val="00685FCD"/>
    <w:rsid w:val="0068621F"/>
    <w:rsid w:val="00687C0C"/>
    <w:rsid w:val="00691875"/>
    <w:rsid w:val="006933D2"/>
    <w:rsid w:val="0069401E"/>
    <w:rsid w:val="00695C55"/>
    <w:rsid w:val="006963EC"/>
    <w:rsid w:val="00696C4E"/>
    <w:rsid w:val="00696E5B"/>
    <w:rsid w:val="006972CF"/>
    <w:rsid w:val="006979C0"/>
    <w:rsid w:val="006A03CE"/>
    <w:rsid w:val="006A1F0E"/>
    <w:rsid w:val="006A2B7D"/>
    <w:rsid w:val="006A2CA2"/>
    <w:rsid w:val="006A33E2"/>
    <w:rsid w:val="006A4581"/>
    <w:rsid w:val="006A4B7A"/>
    <w:rsid w:val="006A4BD2"/>
    <w:rsid w:val="006A5221"/>
    <w:rsid w:val="006A5A07"/>
    <w:rsid w:val="006A5BB2"/>
    <w:rsid w:val="006A70B4"/>
    <w:rsid w:val="006A7444"/>
    <w:rsid w:val="006A7849"/>
    <w:rsid w:val="006B0A5E"/>
    <w:rsid w:val="006B0D19"/>
    <w:rsid w:val="006B184C"/>
    <w:rsid w:val="006B345D"/>
    <w:rsid w:val="006B42E2"/>
    <w:rsid w:val="006B452B"/>
    <w:rsid w:val="006C1D46"/>
    <w:rsid w:val="006C2193"/>
    <w:rsid w:val="006C2EEE"/>
    <w:rsid w:val="006C3C9A"/>
    <w:rsid w:val="006C4722"/>
    <w:rsid w:val="006C472A"/>
    <w:rsid w:val="006C4FA9"/>
    <w:rsid w:val="006C5F9E"/>
    <w:rsid w:val="006C685A"/>
    <w:rsid w:val="006C6D3B"/>
    <w:rsid w:val="006C730A"/>
    <w:rsid w:val="006D07CE"/>
    <w:rsid w:val="006D198E"/>
    <w:rsid w:val="006D254B"/>
    <w:rsid w:val="006D3D11"/>
    <w:rsid w:val="006D401D"/>
    <w:rsid w:val="006D49EC"/>
    <w:rsid w:val="006D4C44"/>
    <w:rsid w:val="006D7F2D"/>
    <w:rsid w:val="006E018A"/>
    <w:rsid w:val="006E0B5E"/>
    <w:rsid w:val="006E3BBF"/>
    <w:rsid w:val="006E3CEF"/>
    <w:rsid w:val="006E625A"/>
    <w:rsid w:val="006F2078"/>
    <w:rsid w:val="006F3D10"/>
    <w:rsid w:val="006F694C"/>
    <w:rsid w:val="006F781E"/>
    <w:rsid w:val="006F786A"/>
    <w:rsid w:val="00706276"/>
    <w:rsid w:val="00706EB2"/>
    <w:rsid w:val="00706FE0"/>
    <w:rsid w:val="0070763F"/>
    <w:rsid w:val="00707988"/>
    <w:rsid w:val="00707DCF"/>
    <w:rsid w:val="007124C5"/>
    <w:rsid w:val="00712D5A"/>
    <w:rsid w:val="00713744"/>
    <w:rsid w:val="007142C1"/>
    <w:rsid w:val="00714CCF"/>
    <w:rsid w:val="0071532B"/>
    <w:rsid w:val="007153BA"/>
    <w:rsid w:val="00716534"/>
    <w:rsid w:val="00716B55"/>
    <w:rsid w:val="007174BC"/>
    <w:rsid w:val="00720777"/>
    <w:rsid w:val="00720FE6"/>
    <w:rsid w:val="00724C2A"/>
    <w:rsid w:val="00727EC8"/>
    <w:rsid w:val="00731D75"/>
    <w:rsid w:val="00732828"/>
    <w:rsid w:val="007334C1"/>
    <w:rsid w:val="00733A32"/>
    <w:rsid w:val="0073412A"/>
    <w:rsid w:val="00735B73"/>
    <w:rsid w:val="00737FB2"/>
    <w:rsid w:val="0074003E"/>
    <w:rsid w:val="00740299"/>
    <w:rsid w:val="0074062C"/>
    <w:rsid w:val="00741940"/>
    <w:rsid w:val="00741E24"/>
    <w:rsid w:val="00742474"/>
    <w:rsid w:val="00742778"/>
    <w:rsid w:val="00743BC4"/>
    <w:rsid w:val="00744FF4"/>
    <w:rsid w:val="00750770"/>
    <w:rsid w:val="0075144A"/>
    <w:rsid w:val="00752053"/>
    <w:rsid w:val="007530B7"/>
    <w:rsid w:val="007562F7"/>
    <w:rsid w:val="0075745D"/>
    <w:rsid w:val="00760F2B"/>
    <w:rsid w:val="0076173A"/>
    <w:rsid w:val="00762712"/>
    <w:rsid w:val="00762A6B"/>
    <w:rsid w:val="00764E29"/>
    <w:rsid w:val="00765272"/>
    <w:rsid w:val="007660FC"/>
    <w:rsid w:val="00766C68"/>
    <w:rsid w:val="007673B4"/>
    <w:rsid w:val="0077040E"/>
    <w:rsid w:val="007709CC"/>
    <w:rsid w:val="007713F9"/>
    <w:rsid w:val="0077189E"/>
    <w:rsid w:val="00773B9B"/>
    <w:rsid w:val="007744F1"/>
    <w:rsid w:val="00777F05"/>
    <w:rsid w:val="007813E5"/>
    <w:rsid w:val="00784B9D"/>
    <w:rsid w:val="00785A0D"/>
    <w:rsid w:val="00785B7E"/>
    <w:rsid w:val="00790102"/>
    <w:rsid w:val="00790CDD"/>
    <w:rsid w:val="00792137"/>
    <w:rsid w:val="007931BE"/>
    <w:rsid w:val="007939E8"/>
    <w:rsid w:val="0079532D"/>
    <w:rsid w:val="00797124"/>
    <w:rsid w:val="0079791B"/>
    <w:rsid w:val="007A1B5A"/>
    <w:rsid w:val="007A3735"/>
    <w:rsid w:val="007A3753"/>
    <w:rsid w:val="007A3959"/>
    <w:rsid w:val="007A4080"/>
    <w:rsid w:val="007A4163"/>
    <w:rsid w:val="007A6A26"/>
    <w:rsid w:val="007B19CF"/>
    <w:rsid w:val="007B1C09"/>
    <w:rsid w:val="007B21E6"/>
    <w:rsid w:val="007B35B4"/>
    <w:rsid w:val="007B35FD"/>
    <w:rsid w:val="007B61EB"/>
    <w:rsid w:val="007C0600"/>
    <w:rsid w:val="007C0A7E"/>
    <w:rsid w:val="007C0C6F"/>
    <w:rsid w:val="007C0D5A"/>
    <w:rsid w:val="007C1CAA"/>
    <w:rsid w:val="007C3E23"/>
    <w:rsid w:val="007C43BB"/>
    <w:rsid w:val="007C6DFD"/>
    <w:rsid w:val="007C6E36"/>
    <w:rsid w:val="007D3433"/>
    <w:rsid w:val="007D3595"/>
    <w:rsid w:val="007D4853"/>
    <w:rsid w:val="007D5AC3"/>
    <w:rsid w:val="007D5C1B"/>
    <w:rsid w:val="007D6202"/>
    <w:rsid w:val="007D631F"/>
    <w:rsid w:val="007D6909"/>
    <w:rsid w:val="007E15BF"/>
    <w:rsid w:val="007E332E"/>
    <w:rsid w:val="007E7E71"/>
    <w:rsid w:val="007F1413"/>
    <w:rsid w:val="007F3424"/>
    <w:rsid w:val="007F353C"/>
    <w:rsid w:val="007F3645"/>
    <w:rsid w:val="007F5158"/>
    <w:rsid w:val="007F67BA"/>
    <w:rsid w:val="007F6D0E"/>
    <w:rsid w:val="007F6F38"/>
    <w:rsid w:val="0080194D"/>
    <w:rsid w:val="008024B4"/>
    <w:rsid w:val="0080362C"/>
    <w:rsid w:val="00804247"/>
    <w:rsid w:val="00806112"/>
    <w:rsid w:val="00810A82"/>
    <w:rsid w:val="008119EB"/>
    <w:rsid w:val="00811C5C"/>
    <w:rsid w:val="00811F61"/>
    <w:rsid w:val="0081358C"/>
    <w:rsid w:val="008136CF"/>
    <w:rsid w:val="00813E3C"/>
    <w:rsid w:val="00814117"/>
    <w:rsid w:val="00814683"/>
    <w:rsid w:val="008148E6"/>
    <w:rsid w:val="00815FFD"/>
    <w:rsid w:val="008201E5"/>
    <w:rsid w:val="00820360"/>
    <w:rsid w:val="00821654"/>
    <w:rsid w:val="008219C9"/>
    <w:rsid w:val="00822030"/>
    <w:rsid w:val="0083110D"/>
    <w:rsid w:val="00831811"/>
    <w:rsid w:val="0083291E"/>
    <w:rsid w:val="00832C5D"/>
    <w:rsid w:val="00832DF3"/>
    <w:rsid w:val="00833222"/>
    <w:rsid w:val="00833F6B"/>
    <w:rsid w:val="008351D6"/>
    <w:rsid w:val="00836015"/>
    <w:rsid w:val="00837AFF"/>
    <w:rsid w:val="0084117D"/>
    <w:rsid w:val="008421F4"/>
    <w:rsid w:val="00842582"/>
    <w:rsid w:val="00844455"/>
    <w:rsid w:val="00845638"/>
    <w:rsid w:val="00845A2D"/>
    <w:rsid w:val="00846C43"/>
    <w:rsid w:val="00847851"/>
    <w:rsid w:val="00847FD0"/>
    <w:rsid w:val="0085159E"/>
    <w:rsid w:val="00852576"/>
    <w:rsid w:val="008526C9"/>
    <w:rsid w:val="00852BC0"/>
    <w:rsid w:val="008533E8"/>
    <w:rsid w:val="0085510F"/>
    <w:rsid w:val="008554FE"/>
    <w:rsid w:val="00855946"/>
    <w:rsid w:val="00857FFA"/>
    <w:rsid w:val="00861259"/>
    <w:rsid w:val="00862334"/>
    <w:rsid w:val="00862B42"/>
    <w:rsid w:val="0086537B"/>
    <w:rsid w:val="008663B8"/>
    <w:rsid w:val="0087097F"/>
    <w:rsid w:val="00871F26"/>
    <w:rsid w:val="00873FAE"/>
    <w:rsid w:val="0087425E"/>
    <w:rsid w:val="0087510D"/>
    <w:rsid w:val="00875BFF"/>
    <w:rsid w:val="00876065"/>
    <w:rsid w:val="008800C2"/>
    <w:rsid w:val="00880931"/>
    <w:rsid w:val="0088174C"/>
    <w:rsid w:val="00881DEE"/>
    <w:rsid w:val="00883A54"/>
    <w:rsid w:val="00883B70"/>
    <w:rsid w:val="00885C73"/>
    <w:rsid w:val="0089392D"/>
    <w:rsid w:val="00894C61"/>
    <w:rsid w:val="00895139"/>
    <w:rsid w:val="0089546A"/>
    <w:rsid w:val="008957CA"/>
    <w:rsid w:val="0089595D"/>
    <w:rsid w:val="008A008D"/>
    <w:rsid w:val="008A09F5"/>
    <w:rsid w:val="008A39C3"/>
    <w:rsid w:val="008A5170"/>
    <w:rsid w:val="008A6235"/>
    <w:rsid w:val="008A7BA0"/>
    <w:rsid w:val="008B136A"/>
    <w:rsid w:val="008B2527"/>
    <w:rsid w:val="008B2E5A"/>
    <w:rsid w:val="008B3A9F"/>
    <w:rsid w:val="008B4642"/>
    <w:rsid w:val="008B543B"/>
    <w:rsid w:val="008B5E8C"/>
    <w:rsid w:val="008B6DDC"/>
    <w:rsid w:val="008B75CB"/>
    <w:rsid w:val="008B7B4D"/>
    <w:rsid w:val="008C0435"/>
    <w:rsid w:val="008C2DBA"/>
    <w:rsid w:val="008C2F2A"/>
    <w:rsid w:val="008C31F1"/>
    <w:rsid w:val="008C353E"/>
    <w:rsid w:val="008C4779"/>
    <w:rsid w:val="008C520E"/>
    <w:rsid w:val="008C69A7"/>
    <w:rsid w:val="008C6C7D"/>
    <w:rsid w:val="008C73CD"/>
    <w:rsid w:val="008C7497"/>
    <w:rsid w:val="008C7515"/>
    <w:rsid w:val="008C76CB"/>
    <w:rsid w:val="008C7C55"/>
    <w:rsid w:val="008C7C58"/>
    <w:rsid w:val="008D0D0B"/>
    <w:rsid w:val="008D0FE7"/>
    <w:rsid w:val="008D2594"/>
    <w:rsid w:val="008D2ABE"/>
    <w:rsid w:val="008D34C6"/>
    <w:rsid w:val="008D4144"/>
    <w:rsid w:val="008D6DE0"/>
    <w:rsid w:val="008D6F3F"/>
    <w:rsid w:val="008D7948"/>
    <w:rsid w:val="008E19C0"/>
    <w:rsid w:val="008E1ED0"/>
    <w:rsid w:val="008E4DCC"/>
    <w:rsid w:val="008F015E"/>
    <w:rsid w:val="008F0320"/>
    <w:rsid w:val="008F0E86"/>
    <w:rsid w:val="008F1863"/>
    <w:rsid w:val="008F4E16"/>
    <w:rsid w:val="008F5354"/>
    <w:rsid w:val="008F6775"/>
    <w:rsid w:val="009000E0"/>
    <w:rsid w:val="00900291"/>
    <w:rsid w:val="00900B23"/>
    <w:rsid w:val="00901188"/>
    <w:rsid w:val="009012B7"/>
    <w:rsid w:val="009015DA"/>
    <w:rsid w:val="009025E9"/>
    <w:rsid w:val="009044EF"/>
    <w:rsid w:val="00905803"/>
    <w:rsid w:val="00906A4F"/>
    <w:rsid w:val="009073E7"/>
    <w:rsid w:val="0091085E"/>
    <w:rsid w:val="009118B2"/>
    <w:rsid w:val="00911A6A"/>
    <w:rsid w:val="009123B5"/>
    <w:rsid w:val="009150B9"/>
    <w:rsid w:val="00916AC2"/>
    <w:rsid w:val="00926824"/>
    <w:rsid w:val="00926977"/>
    <w:rsid w:val="0092720D"/>
    <w:rsid w:val="00930154"/>
    <w:rsid w:val="00930B6D"/>
    <w:rsid w:val="0093227E"/>
    <w:rsid w:val="009328AC"/>
    <w:rsid w:val="00933D6F"/>
    <w:rsid w:val="0093531D"/>
    <w:rsid w:val="0093535F"/>
    <w:rsid w:val="00936B81"/>
    <w:rsid w:val="00937432"/>
    <w:rsid w:val="0093795D"/>
    <w:rsid w:val="00937F3B"/>
    <w:rsid w:val="00940452"/>
    <w:rsid w:val="009407E6"/>
    <w:rsid w:val="00940B9B"/>
    <w:rsid w:val="009429BF"/>
    <w:rsid w:val="0094461B"/>
    <w:rsid w:val="00945300"/>
    <w:rsid w:val="00946FE0"/>
    <w:rsid w:val="0095121A"/>
    <w:rsid w:val="009516DB"/>
    <w:rsid w:val="009525DB"/>
    <w:rsid w:val="00953459"/>
    <w:rsid w:val="009539F1"/>
    <w:rsid w:val="009544CD"/>
    <w:rsid w:val="00955D9C"/>
    <w:rsid w:val="0095634E"/>
    <w:rsid w:val="00957DC2"/>
    <w:rsid w:val="00960D5A"/>
    <w:rsid w:val="0096261A"/>
    <w:rsid w:val="009628E0"/>
    <w:rsid w:val="00962F50"/>
    <w:rsid w:val="009641A2"/>
    <w:rsid w:val="00964A1E"/>
    <w:rsid w:val="00964C0F"/>
    <w:rsid w:val="0096627E"/>
    <w:rsid w:val="00966363"/>
    <w:rsid w:val="00966C01"/>
    <w:rsid w:val="00967196"/>
    <w:rsid w:val="009673AC"/>
    <w:rsid w:val="0096763F"/>
    <w:rsid w:val="00967AE2"/>
    <w:rsid w:val="00967C43"/>
    <w:rsid w:val="0097140E"/>
    <w:rsid w:val="00971858"/>
    <w:rsid w:val="009722E9"/>
    <w:rsid w:val="00972B1C"/>
    <w:rsid w:val="00972C64"/>
    <w:rsid w:val="0097516E"/>
    <w:rsid w:val="00975565"/>
    <w:rsid w:val="00975F00"/>
    <w:rsid w:val="009801CF"/>
    <w:rsid w:val="00984F49"/>
    <w:rsid w:val="00985524"/>
    <w:rsid w:val="009869CF"/>
    <w:rsid w:val="009876CF"/>
    <w:rsid w:val="00990BAF"/>
    <w:rsid w:val="0099328D"/>
    <w:rsid w:val="0099496C"/>
    <w:rsid w:val="00996C18"/>
    <w:rsid w:val="00997810"/>
    <w:rsid w:val="0099786E"/>
    <w:rsid w:val="00997C94"/>
    <w:rsid w:val="009A08DB"/>
    <w:rsid w:val="009A1A23"/>
    <w:rsid w:val="009A23EB"/>
    <w:rsid w:val="009A3A27"/>
    <w:rsid w:val="009A3F9A"/>
    <w:rsid w:val="009A437A"/>
    <w:rsid w:val="009A52CC"/>
    <w:rsid w:val="009A6A08"/>
    <w:rsid w:val="009B165C"/>
    <w:rsid w:val="009B2ED7"/>
    <w:rsid w:val="009B4C5D"/>
    <w:rsid w:val="009B6858"/>
    <w:rsid w:val="009B7DFA"/>
    <w:rsid w:val="009B7E0D"/>
    <w:rsid w:val="009C160A"/>
    <w:rsid w:val="009C2369"/>
    <w:rsid w:val="009C2B6B"/>
    <w:rsid w:val="009C2C11"/>
    <w:rsid w:val="009C31D8"/>
    <w:rsid w:val="009C4067"/>
    <w:rsid w:val="009C5817"/>
    <w:rsid w:val="009C61BE"/>
    <w:rsid w:val="009C61DE"/>
    <w:rsid w:val="009C7BF2"/>
    <w:rsid w:val="009D0090"/>
    <w:rsid w:val="009D1F83"/>
    <w:rsid w:val="009D2159"/>
    <w:rsid w:val="009D2BB2"/>
    <w:rsid w:val="009D417F"/>
    <w:rsid w:val="009E15F7"/>
    <w:rsid w:val="009E163F"/>
    <w:rsid w:val="009E1991"/>
    <w:rsid w:val="009E4DB0"/>
    <w:rsid w:val="009E5CC0"/>
    <w:rsid w:val="009E798A"/>
    <w:rsid w:val="009F1C1C"/>
    <w:rsid w:val="009F1C2A"/>
    <w:rsid w:val="009F2E96"/>
    <w:rsid w:val="00A00D80"/>
    <w:rsid w:val="00A00DBB"/>
    <w:rsid w:val="00A01236"/>
    <w:rsid w:val="00A025CD"/>
    <w:rsid w:val="00A05AAE"/>
    <w:rsid w:val="00A112AD"/>
    <w:rsid w:val="00A1241D"/>
    <w:rsid w:val="00A14084"/>
    <w:rsid w:val="00A14850"/>
    <w:rsid w:val="00A14A51"/>
    <w:rsid w:val="00A15650"/>
    <w:rsid w:val="00A16CED"/>
    <w:rsid w:val="00A16FD6"/>
    <w:rsid w:val="00A206AC"/>
    <w:rsid w:val="00A22F0B"/>
    <w:rsid w:val="00A2320E"/>
    <w:rsid w:val="00A23C62"/>
    <w:rsid w:val="00A23D31"/>
    <w:rsid w:val="00A243A8"/>
    <w:rsid w:val="00A2628B"/>
    <w:rsid w:val="00A31C5B"/>
    <w:rsid w:val="00A32942"/>
    <w:rsid w:val="00A32D2B"/>
    <w:rsid w:val="00A3381C"/>
    <w:rsid w:val="00A3453C"/>
    <w:rsid w:val="00A3575A"/>
    <w:rsid w:val="00A35B78"/>
    <w:rsid w:val="00A36A60"/>
    <w:rsid w:val="00A36B27"/>
    <w:rsid w:val="00A36EC3"/>
    <w:rsid w:val="00A37B12"/>
    <w:rsid w:val="00A37FA2"/>
    <w:rsid w:val="00A415D4"/>
    <w:rsid w:val="00A4262D"/>
    <w:rsid w:val="00A443CA"/>
    <w:rsid w:val="00A479CC"/>
    <w:rsid w:val="00A508C5"/>
    <w:rsid w:val="00A51702"/>
    <w:rsid w:val="00A51AAB"/>
    <w:rsid w:val="00A52FA3"/>
    <w:rsid w:val="00A538D0"/>
    <w:rsid w:val="00A54442"/>
    <w:rsid w:val="00A5481B"/>
    <w:rsid w:val="00A54FB3"/>
    <w:rsid w:val="00A55746"/>
    <w:rsid w:val="00A55B3A"/>
    <w:rsid w:val="00A60D44"/>
    <w:rsid w:val="00A61094"/>
    <w:rsid w:val="00A6161D"/>
    <w:rsid w:val="00A616A1"/>
    <w:rsid w:val="00A622B9"/>
    <w:rsid w:val="00A656F3"/>
    <w:rsid w:val="00A673D5"/>
    <w:rsid w:val="00A67B43"/>
    <w:rsid w:val="00A702EB"/>
    <w:rsid w:val="00A70A6D"/>
    <w:rsid w:val="00A71BA2"/>
    <w:rsid w:val="00A71CEF"/>
    <w:rsid w:val="00A751DC"/>
    <w:rsid w:val="00A75ECA"/>
    <w:rsid w:val="00A76282"/>
    <w:rsid w:val="00A76AAB"/>
    <w:rsid w:val="00A77BD7"/>
    <w:rsid w:val="00A80C85"/>
    <w:rsid w:val="00A82354"/>
    <w:rsid w:val="00A83129"/>
    <w:rsid w:val="00A8354A"/>
    <w:rsid w:val="00A83AA7"/>
    <w:rsid w:val="00A87D26"/>
    <w:rsid w:val="00A9027F"/>
    <w:rsid w:val="00A91462"/>
    <w:rsid w:val="00A9233E"/>
    <w:rsid w:val="00A93F07"/>
    <w:rsid w:val="00A94727"/>
    <w:rsid w:val="00A94B2D"/>
    <w:rsid w:val="00A94C6F"/>
    <w:rsid w:val="00A95C57"/>
    <w:rsid w:val="00A966C7"/>
    <w:rsid w:val="00A97B75"/>
    <w:rsid w:val="00AA0839"/>
    <w:rsid w:val="00AA1018"/>
    <w:rsid w:val="00AA1B94"/>
    <w:rsid w:val="00AA5FE0"/>
    <w:rsid w:val="00AA6185"/>
    <w:rsid w:val="00AB0341"/>
    <w:rsid w:val="00AB08DA"/>
    <w:rsid w:val="00AB0F9A"/>
    <w:rsid w:val="00AB1CFF"/>
    <w:rsid w:val="00AB1E99"/>
    <w:rsid w:val="00AB297A"/>
    <w:rsid w:val="00AB497D"/>
    <w:rsid w:val="00AB5147"/>
    <w:rsid w:val="00AB5BB4"/>
    <w:rsid w:val="00AC07DF"/>
    <w:rsid w:val="00AC1B5D"/>
    <w:rsid w:val="00AC415E"/>
    <w:rsid w:val="00AC41ED"/>
    <w:rsid w:val="00AC45D0"/>
    <w:rsid w:val="00AC54DB"/>
    <w:rsid w:val="00AC6954"/>
    <w:rsid w:val="00AC7A1F"/>
    <w:rsid w:val="00AD0C39"/>
    <w:rsid w:val="00AD10F6"/>
    <w:rsid w:val="00AD1CDE"/>
    <w:rsid w:val="00AD1E1A"/>
    <w:rsid w:val="00AD22C1"/>
    <w:rsid w:val="00AD2B1B"/>
    <w:rsid w:val="00AD35CD"/>
    <w:rsid w:val="00AD3789"/>
    <w:rsid w:val="00AD3A92"/>
    <w:rsid w:val="00AD69A3"/>
    <w:rsid w:val="00AE0C1C"/>
    <w:rsid w:val="00AE1D03"/>
    <w:rsid w:val="00AE2336"/>
    <w:rsid w:val="00AE234B"/>
    <w:rsid w:val="00AE261C"/>
    <w:rsid w:val="00AE319C"/>
    <w:rsid w:val="00AE3F8F"/>
    <w:rsid w:val="00AE4407"/>
    <w:rsid w:val="00AE4771"/>
    <w:rsid w:val="00AF046B"/>
    <w:rsid w:val="00AF0F21"/>
    <w:rsid w:val="00AF195E"/>
    <w:rsid w:val="00AF1DC8"/>
    <w:rsid w:val="00AF1FBF"/>
    <w:rsid w:val="00AF2DA2"/>
    <w:rsid w:val="00B001E7"/>
    <w:rsid w:val="00B002D6"/>
    <w:rsid w:val="00B00324"/>
    <w:rsid w:val="00B00B6E"/>
    <w:rsid w:val="00B02B09"/>
    <w:rsid w:val="00B03ACF"/>
    <w:rsid w:val="00B054BF"/>
    <w:rsid w:val="00B06BAE"/>
    <w:rsid w:val="00B06DB5"/>
    <w:rsid w:val="00B07B5D"/>
    <w:rsid w:val="00B1248D"/>
    <w:rsid w:val="00B13175"/>
    <w:rsid w:val="00B15E09"/>
    <w:rsid w:val="00B17A92"/>
    <w:rsid w:val="00B2033B"/>
    <w:rsid w:val="00B20C1A"/>
    <w:rsid w:val="00B211D0"/>
    <w:rsid w:val="00B222B5"/>
    <w:rsid w:val="00B223BF"/>
    <w:rsid w:val="00B24E14"/>
    <w:rsid w:val="00B25A8E"/>
    <w:rsid w:val="00B30379"/>
    <w:rsid w:val="00B33964"/>
    <w:rsid w:val="00B33CCA"/>
    <w:rsid w:val="00B3557C"/>
    <w:rsid w:val="00B37713"/>
    <w:rsid w:val="00B40D1D"/>
    <w:rsid w:val="00B41EF8"/>
    <w:rsid w:val="00B42942"/>
    <w:rsid w:val="00B44937"/>
    <w:rsid w:val="00B453BB"/>
    <w:rsid w:val="00B50077"/>
    <w:rsid w:val="00B51C98"/>
    <w:rsid w:val="00B5222B"/>
    <w:rsid w:val="00B527C7"/>
    <w:rsid w:val="00B528CF"/>
    <w:rsid w:val="00B5327C"/>
    <w:rsid w:val="00B534DC"/>
    <w:rsid w:val="00B5758F"/>
    <w:rsid w:val="00B60C08"/>
    <w:rsid w:val="00B61F58"/>
    <w:rsid w:val="00B63535"/>
    <w:rsid w:val="00B63FDD"/>
    <w:rsid w:val="00B65E44"/>
    <w:rsid w:val="00B675E9"/>
    <w:rsid w:val="00B70ABD"/>
    <w:rsid w:val="00B719C6"/>
    <w:rsid w:val="00B71CAF"/>
    <w:rsid w:val="00B722E5"/>
    <w:rsid w:val="00B73C43"/>
    <w:rsid w:val="00B743C6"/>
    <w:rsid w:val="00B750A4"/>
    <w:rsid w:val="00B75FAF"/>
    <w:rsid w:val="00B767BA"/>
    <w:rsid w:val="00B76C26"/>
    <w:rsid w:val="00B8295D"/>
    <w:rsid w:val="00B836B4"/>
    <w:rsid w:val="00B843B8"/>
    <w:rsid w:val="00B8584B"/>
    <w:rsid w:val="00B903F5"/>
    <w:rsid w:val="00B906ED"/>
    <w:rsid w:val="00B9155B"/>
    <w:rsid w:val="00B93ED2"/>
    <w:rsid w:val="00B952F1"/>
    <w:rsid w:val="00B96269"/>
    <w:rsid w:val="00B965FB"/>
    <w:rsid w:val="00BA2D3B"/>
    <w:rsid w:val="00BA2E9A"/>
    <w:rsid w:val="00BA3705"/>
    <w:rsid w:val="00BA39D3"/>
    <w:rsid w:val="00BA476B"/>
    <w:rsid w:val="00BA570C"/>
    <w:rsid w:val="00BA70B7"/>
    <w:rsid w:val="00BA7A82"/>
    <w:rsid w:val="00BB2549"/>
    <w:rsid w:val="00BB5478"/>
    <w:rsid w:val="00BB75B2"/>
    <w:rsid w:val="00BB7A1B"/>
    <w:rsid w:val="00BC0020"/>
    <w:rsid w:val="00BC01B7"/>
    <w:rsid w:val="00BC194F"/>
    <w:rsid w:val="00BC287B"/>
    <w:rsid w:val="00BC3402"/>
    <w:rsid w:val="00BC49CF"/>
    <w:rsid w:val="00BC7FFD"/>
    <w:rsid w:val="00BD0390"/>
    <w:rsid w:val="00BD10A3"/>
    <w:rsid w:val="00BD1150"/>
    <w:rsid w:val="00BD290C"/>
    <w:rsid w:val="00BD3432"/>
    <w:rsid w:val="00BD47FD"/>
    <w:rsid w:val="00BD5611"/>
    <w:rsid w:val="00BD567F"/>
    <w:rsid w:val="00BD59AA"/>
    <w:rsid w:val="00BD64E3"/>
    <w:rsid w:val="00BD6B36"/>
    <w:rsid w:val="00BD7AB7"/>
    <w:rsid w:val="00BD7C2A"/>
    <w:rsid w:val="00BD7E85"/>
    <w:rsid w:val="00BE161B"/>
    <w:rsid w:val="00BE312E"/>
    <w:rsid w:val="00BE31F5"/>
    <w:rsid w:val="00BE359E"/>
    <w:rsid w:val="00BE5730"/>
    <w:rsid w:val="00BE58F5"/>
    <w:rsid w:val="00BE606C"/>
    <w:rsid w:val="00BE7A7D"/>
    <w:rsid w:val="00BE7B5C"/>
    <w:rsid w:val="00BF098E"/>
    <w:rsid w:val="00BF0C6E"/>
    <w:rsid w:val="00BF1988"/>
    <w:rsid w:val="00BF26B6"/>
    <w:rsid w:val="00BF2986"/>
    <w:rsid w:val="00BF35B9"/>
    <w:rsid w:val="00BF3948"/>
    <w:rsid w:val="00BF3BCA"/>
    <w:rsid w:val="00BF505C"/>
    <w:rsid w:val="00BF55F8"/>
    <w:rsid w:val="00BF6025"/>
    <w:rsid w:val="00BF6B3F"/>
    <w:rsid w:val="00BF72D8"/>
    <w:rsid w:val="00BF7AA4"/>
    <w:rsid w:val="00BF7AC0"/>
    <w:rsid w:val="00C00C5E"/>
    <w:rsid w:val="00C01AF4"/>
    <w:rsid w:val="00C01D23"/>
    <w:rsid w:val="00C024E5"/>
    <w:rsid w:val="00C027FB"/>
    <w:rsid w:val="00C04CEE"/>
    <w:rsid w:val="00C04EFC"/>
    <w:rsid w:val="00C05327"/>
    <w:rsid w:val="00C053D0"/>
    <w:rsid w:val="00C05EE9"/>
    <w:rsid w:val="00C063F1"/>
    <w:rsid w:val="00C06DA0"/>
    <w:rsid w:val="00C07797"/>
    <w:rsid w:val="00C109A7"/>
    <w:rsid w:val="00C10E1B"/>
    <w:rsid w:val="00C11365"/>
    <w:rsid w:val="00C1336B"/>
    <w:rsid w:val="00C13825"/>
    <w:rsid w:val="00C139E7"/>
    <w:rsid w:val="00C13DFB"/>
    <w:rsid w:val="00C140B4"/>
    <w:rsid w:val="00C145EE"/>
    <w:rsid w:val="00C167DD"/>
    <w:rsid w:val="00C169AD"/>
    <w:rsid w:val="00C207B0"/>
    <w:rsid w:val="00C20D1B"/>
    <w:rsid w:val="00C21D3E"/>
    <w:rsid w:val="00C21FE6"/>
    <w:rsid w:val="00C256B4"/>
    <w:rsid w:val="00C264AE"/>
    <w:rsid w:val="00C269FF"/>
    <w:rsid w:val="00C27BFD"/>
    <w:rsid w:val="00C30A34"/>
    <w:rsid w:val="00C31CE3"/>
    <w:rsid w:val="00C325D5"/>
    <w:rsid w:val="00C32D7F"/>
    <w:rsid w:val="00C34D8A"/>
    <w:rsid w:val="00C3512C"/>
    <w:rsid w:val="00C40E34"/>
    <w:rsid w:val="00C413C9"/>
    <w:rsid w:val="00C4423A"/>
    <w:rsid w:val="00C44A26"/>
    <w:rsid w:val="00C45205"/>
    <w:rsid w:val="00C4545F"/>
    <w:rsid w:val="00C45829"/>
    <w:rsid w:val="00C45E60"/>
    <w:rsid w:val="00C46D75"/>
    <w:rsid w:val="00C521BA"/>
    <w:rsid w:val="00C5249E"/>
    <w:rsid w:val="00C551A9"/>
    <w:rsid w:val="00C565D8"/>
    <w:rsid w:val="00C56EF2"/>
    <w:rsid w:val="00C572AE"/>
    <w:rsid w:val="00C57722"/>
    <w:rsid w:val="00C57BE7"/>
    <w:rsid w:val="00C626D1"/>
    <w:rsid w:val="00C637FD"/>
    <w:rsid w:val="00C63E49"/>
    <w:rsid w:val="00C66896"/>
    <w:rsid w:val="00C67377"/>
    <w:rsid w:val="00C70967"/>
    <w:rsid w:val="00C71655"/>
    <w:rsid w:val="00C7173E"/>
    <w:rsid w:val="00C72611"/>
    <w:rsid w:val="00C73C4C"/>
    <w:rsid w:val="00C76575"/>
    <w:rsid w:val="00C76C56"/>
    <w:rsid w:val="00C778DF"/>
    <w:rsid w:val="00C77E4F"/>
    <w:rsid w:val="00C77EE8"/>
    <w:rsid w:val="00C819A7"/>
    <w:rsid w:val="00C82076"/>
    <w:rsid w:val="00C82ACB"/>
    <w:rsid w:val="00C82B85"/>
    <w:rsid w:val="00C831CE"/>
    <w:rsid w:val="00C8368B"/>
    <w:rsid w:val="00C8528E"/>
    <w:rsid w:val="00C85665"/>
    <w:rsid w:val="00C85AC7"/>
    <w:rsid w:val="00C8694B"/>
    <w:rsid w:val="00C86A81"/>
    <w:rsid w:val="00C87519"/>
    <w:rsid w:val="00C8779B"/>
    <w:rsid w:val="00C8795E"/>
    <w:rsid w:val="00C87E9C"/>
    <w:rsid w:val="00C87EA8"/>
    <w:rsid w:val="00C90A89"/>
    <w:rsid w:val="00C917D3"/>
    <w:rsid w:val="00C93121"/>
    <w:rsid w:val="00C93282"/>
    <w:rsid w:val="00C95342"/>
    <w:rsid w:val="00C97045"/>
    <w:rsid w:val="00C97D00"/>
    <w:rsid w:val="00C97F80"/>
    <w:rsid w:val="00CA1C82"/>
    <w:rsid w:val="00CA2C42"/>
    <w:rsid w:val="00CA2EEC"/>
    <w:rsid w:val="00CA3162"/>
    <w:rsid w:val="00CA3C2C"/>
    <w:rsid w:val="00CA4790"/>
    <w:rsid w:val="00CA5B18"/>
    <w:rsid w:val="00CA6644"/>
    <w:rsid w:val="00CA6D79"/>
    <w:rsid w:val="00CB1986"/>
    <w:rsid w:val="00CB2175"/>
    <w:rsid w:val="00CB3723"/>
    <w:rsid w:val="00CB5AD3"/>
    <w:rsid w:val="00CB717C"/>
    <w:rsid w:val="00CB7539"/>
    <w:rsid w:val="00CC0C75"/>
    <w:rsid w:val="00CC14E3"/>
    <w:rsid w:val="00CC4335"/>
    <w:rsid w:val="00CC5F00"/>
    <w:rsid w:val="00CD15CD"/>
    <w:rsid w:val="00CD3286"/>
    <w:rsid w:val="00CD5323"/>
    <w:rsid w:val="00CD5384"/>
    <w:rsid w:val="00CD5972"/>
    <w:rsid w:val="00CD781A"/>
    <w:rsid w:val="00CD7A8F"/>
    <w:rsid w:val="00CE0261"/>
    <w:rsid w:val="00CE118C"/>
    <w:rsid w:val="00CE11A4"/>
    <w:rsid w:val="00CE1C22"/>
    <w:rsid w:val="00CE3353"/>
    <w:rsid w:val="00CE4EF6"/>
    <w:rsid w:val="00CE53F7"/>
    <w:rsid w:val="00CE5962"/>
    <w:rsid w:val="00CE6302"/>
    <w:rsid w:val="00CE6A26"/>
    <w:rsid w:val="00CE7133"/>
    <w:rsid w:val="00CE74C5"/>
    <w:rsid w:val="00CF0278"/>
    <w:rsid w:val="00CF0AF3"/>
    <w:rsid w:val="00CF283F"/>
    <w:rsid w:val="00CF38ED"/>
    <w:rsid w:val="00CF6ADF"/>
    <w:rsid w:val="00CF70D2"/>
    <w:rsid w:val="00D00730"/>
    <w:rsid w:val="00D029D2"/>
    <w:rsid w:val="00D0344C"/>
    <w:rsid w:val="00D03FCB"/>
    <w:rsid w:val="00D04C54"/>
    <w:rsid w:val="00D06099"/>
    <w:rsid w:val="00D067C5"/>
    <w:rsid w:val="00D0732F"/>
    <w:rsid w:val="00D10CCD"/>
    <w:rsid w:val="00D10E57"/>
    <w:rsid w:val="00D1531B"/>
    <w:rsid w:val="00D1536D"/>
    <w:rsid w:val="00D163F1"/>
    <w:rsid w:val="00D16570"/>
    <w:rsid w:val="00D165A0"/>
    <w:rsid w:val="00D16AB9"/>
    <w:rsid w:val="00D2024E"/>
    <w:rsid w:val="00D21020"/>
    <w:rsid w:val="00D224DD"/>
    <w:rsid w:val="00D240E6"/>
    <w:rsid w:val="00D24184"/>
    <w:rsid w:val="00D257B7"/>
    <w:rsid w:val="00D25A9B"/>
    <w:rsid w:val="00D26C2E"/>
    <w:rsid w:val="00D3056F"/>
    <w:rsid w:val="00D30694"/>
    <w:rsid w:val="00D309D9"/>
    <w:rsid w:val="00D30D51"/>
    <w:rsid w:val="00D3273E"/>
    <w:rsid w:val="00D33639"/>
    <w:rsid w:val="00D34745"/>
    <w:rsid w:val="00D360C7"/>
    <w:rsid w:val="00D36B72"/>
    <w:rsid w:val="00D40653"/>
    <w:rsid w:val="00D415DA"/>
    <w:rsid w:val="00D42280"/>
    <w:rsid w:val="00D427BE"/>
    <w:rsid w:val="00D43A0F"/>
    <w:rsid w:val="00D44157"/>
    <w:rsid w:val="00D44B72"/>
    <w:rsid w:val="00D4704E"/>
    <w:rsid w:val="00D47EC7"/>
    <w:rsid w:val="00D512B7"/>
    <w:rsid w:val="00D52838"/>
    <w:rsid w:val="00D54C06"/>
    <w:rsid w:val="00D60862"/>
    <w:rsid w:val="00D60960"/>
    <w:rsid w:val="00D61B19"/>
    <w:rsid w:val="00D623BB"/>
    <w:rsid w:val="00D623F1"/>
    <w:rsid w:val="00D63515"/>
    <w:rsid w:val="00D64E22"/>
    <w:rsid w:val="00D677AC"/>
    <w:rsid w:val="00D67EB6"/>
    <w:rsid w:val="00D71705"/>
    <w:rsid w:val="00D72870"/>
    <w:rsid w:val="00D72A67"/>
    <w:rsid w:val="00D734BF"/>
    <w:rsid w:val="00D735D5"/>
    <w:rsid w:val="00D73C97"/>
    <w:rsid w:val="00D74E33"/>
    <w:rsid w:val="00D750F1"/>
    <w:rsid w:val="00D7588D"/>
    <w:rsid w:val="00D75CAF"/>
    <w:rsid w:val="00D76010"/>
    <w:rsid w:val="00D773F3"/>
    <w:rsid w:val="00D77611"/>
    <w:rsid w:val="00D80E1D"/>
    <w:rsid w:val="00D83586"/>
    <w:rsid w:val="00D83DD8"/>
    <w:rsid w:val="00D83E13"/>
    <w:rsid w:val="00D867FF"/>
    <w:rsid w:val="00D878AF"/>
    <w:rsid w:val="00D90311"/>
    <w:rsid w:val="00D90471"/>
    <w:rsid w:val="00D929DE"/>
    <w:rsid w:val="00D92C4F"/>
    <w:rsid w:val="00D9478A"/>
    <w:rsid w:val="00D95BA6"/>
    <w:rsid w:val="00DA042E"/>
    <w:rsid w:val="00DA29D0"/>
    <w:rsid w:val="00DA2A74"/>
    <w:rsid w:val="00DA3018"/>
    <w:rsid w:val="00DA4FA7"/>
    <w:rsid w:val="00DA5EA6"/>
    <w:rsid w:val="00DA6EC1"/>
    <w:rsid w:val="00DA7A03"/>
    <w:rsid w:val="00DA7D20"/>
    <w:rsid w:val="00DB21C3"/>
    <w:rsid w:val="00DB4FFC"/>
    <w:rsid w:val="00DB5867"/>
    <w:rsid w:val="00DB59A3"/>
    <w:rsid w:val="00DB608E"/>
    <w:rsid w:val="00DB6A7F"/>
    <w:rsid w:val="00DB6F6E"/>
    <w:rsid w:val="00DC170F"/>
    <w:rsid w:val="00DC25FC"/>
    <w:rsid w:val="00DC2F48"/>
    <w:rsid w:val="00DC5D98"/>
    <w:rsid w:val="00DD17BD"/>
    <w:rsid w:val="00DD1D24"/>
    <w:rsid w:val="00DD1ECD"/>
    <w:rsid w:val="00DD2724"/>
    <w:rsid w:val="00DD4645"/>
    <w:rsid w:val="00DE004E"/>
    <w:rsid w:val="00DE05C7"/>
    <w:rsid w:val="00DE17E2"/>
    <w:rsid w:val="00DE3B32"/>
    <w:rsid w:val="00DE5C0D"/>
    <w:rsid w:val="00DE64E8"/>
    <w:rsid w:val="00DE65AB"/>
    <w:rsid w:val="00DE7A1C"/>
    <w:rsid w:val="00DF0C65"/>
    <w:rsid w:val="00DF10D0"/>
    <w:rsid w:val="00DF7CE0"/>
    <w:rsid w:val="00E0084E"/>
    <w:rsid w:val="00E008B6"/>
    <w:rsid w:val="00E02E3A"/>
    <w:rsid w:val="00E04D8A"/>
    <w:rsid w:val="00E05126"/>
    <w:rsid w:val="00E056F6"/>
    <w:rsid w:val="00E05C34"/>
    <w:rsid w:val="00E073F1"/>
    <w:rsid w:val="00E10457"/>
    <w:rsid w:val="00E1205B"/>
    <w:rsid w:val="00E164F7"/>
    <w:rsid w:val="00E1707F"/>
    <w:rsid w:val="00E1714B"/>
    <w:rsid w:val="00E2288E"/>
    <w:rsid w:val="00E2389F"/>
    <w:rsid w:val="00E24448"/>
    <w:rsid w:val="00E246D2"/>
    <w:rsid w:val="00E25367"/>
    <w:rsid w:val="00E27E03"/>
    <w:rsid w:val="00E316D5"/>
    <w:rsid w:val="00E321FB"/>
    <w:rsid w:val="00E3321E"/>
    <w:rsid w:val="00E33A66"/>
    <w:rsid w:val="00E34805"/>
    <w:rsid w:val="00E3498C"/>
    <w:rsid w:val="00E34DE4"/>
    <w:rsid w:val="00E35D84"/>
    <w:rsid w:val="00E3746B"/>
    <w:rsid w:val="00E37C14"/>
    <w:rsid w:val="00E412BE"/>
    <w:rsid w:val="00E4207B"/>
    <w:rsid w:val="00E427D1"/>
    <w:rsid w:val="00E42AE6"/>
    <w:rsid w:val="00E431D2"/>
    <w:rsid w:val="00E43DD8"/>
    <w:rsid w:val="00E4525F"/>
    <w:rsid w:val="00E45814"/>
    <w:rsid w:val="00E47A41"/>
    <w:rsid w:val="00E47B71"/>
    <w:rsid w:val="00E53AD8"/>
    <w:rsid w:val="00E54B38"/>
    <w:rsid w:val="00E5524C"/>
    <w:rsid w:val="00E55FAF"/>
    <w:rsid w:val="00E56E98"/>
    <w:rsid w:val="00E57208"/>
    <w:rsid w:val="00E614BF"/>
    <w:rsid w:val="00E62BBB"/>
    <w:rsid w:val="00E67B06"/>
    <w:rsid w:val="00E72D18"/>
    <w:rsid w:val="00E7314A"/>
    <w:rsid w:val="00E75EEC"/>
    <w:rsid w:val="00E76D16"/>
    <w:rsid w:val="00E772CE"/>
    <w:rsid w:val="00E802F8"/>
    <w:rsid w:val="00E82A4D"/>
    <w:rsid w:val="00E82CEC"/>
    <w:rsid w:val="00E843F0"/>
    <w:rsid w:val="00E85540"/>
    <w:rsid w:val="00E870C8"/>
    <w:rsid w:val="00E87611"/>
    <w:rsid w:val="00E8791D"/>
    <w:rsid w:val="00E95359"/>
    <w:rsid w:val="00E95A2E"/>
    <w:rsid w:val="00EA041F"/>
    <w:rsid w:val="00EA1830"/>
    <w:rsid w:val="00EA23B7"/>
    <w:rsid w:val="00EA2A77"/>
    <w:rsid w:val="00EA666B"/>
    <w:rsid w:val="00EA6C24"/>
    <w:rsid w:val="00EA72DD"/>
    <w:rsid w:val="00EA7AFF"/>
    <w:rsid w:val="00EB0A43"/>
    <w:rsid w:val="00EB49C5"/>
    <w:rsid w:val="00EB58BF"/>
    <w:rsid w:val="00EB64DA"/>
    <w:rsid w:val="00EB70D1"/>
    <w:rsid w:val="00EC0131"/>
    <w:rsid w:val="00EC0C6C"/>
    <w:rsid w:val="00EC1BD8"/>
    <w:rsid w:val="00EC4869"/>
    <w:rsid w:val="00EC4DC0"/>
    <w:rsid w:val="00EC505F"/>
    <w:rsid w:val="00EC5FD7"/>
    <w:rsid w:val="00EC76F6"/>
    <w:rsid w:val="00EC7E9F"/>
    <w:rsid w:val="00ED0757"/>
    <w:rsid w:val="00ED0775"/>
    <w:rsid w:val="00ED0D5A"/>
    <w:rsid w:val="00ED11F9"/>
    <w:rsid w:val="00ED2B0B"/>
    <w:rsid w:val="00ED334E"/>
    <w:rsid w:val="00ED521D"/>
    <w:rsid w:val="00ED5B47"/>
    <w:rsid w:val="00ED63F3"/>
    <w:rsid w:val="00ED65A6"/>
    <w:rsid w:val="00ED73C7"/>
    <w:rsid w:val="00EE18A5"/>
    <w:rsid w:val="00EE1F12"/>
    <w:rsid w:val="00EE1FEE"/>
    <w:rsid w:val="00EE226F"/>
    <w:rsid w:val="00EE237C"/>
    <w:rsid w:val="00EE23B5"/>
    <w:rsid w:val="00EE32DC"/>
    <w:rsid w:val="00EE6F97"/>
    <w:rsid w:val="00EE6FBC"/>
    <w:rsid w:val="00EE7F67"/>
    <w:rsid w:val="00EF080F"/>
    <w:rsid w:val="00EF09A1"/>
    <w:rsid w:val="00EF10ED"/>
    <w:rsid w:val="00EF33CF"/>
    <w:rsid w:val="00EF6688"/>
    <w:rsid w:val="00EF689A"/>
    <w:rsid w:val="00EF70D2"/>
    <w:rsid w:val="00EF74A6"/>
    <w:rsid w:val="00EF7DE2"/>
    <w:rsid w:val="00EF7FDA"/>
    <w:rsid w:val="00F013D0"/>
    <w:rsid w:val="00F01451"/>
    <w:rsid w:val="00F050E5"/>
    <w:rsid w:val="00F05224"/>
    <w:rsid w:val="00F0657E"/>
    <w:rsid w:val="00F06C95"/>
    <w:rsid w:val="00F07416"/>
    <w:rsid w:val="00F1293C"/>
    <w:rsid w:val="00F12E90"/>
    <w:rsid w:val="00F1582B"/>
    <w:rsid w:val="00F15C1A"/>
    <w:rsid w:val="00F15E34"/>
    <w:rsid w:val="00F1660D"/>
    <w:rsid w:val="00F168AB"/>
    <w:rsid w:val="00F17524"/>
    <w:rsid w:val="00F17788"/>
    <w:rsid w:val="00F20564"/>
    <w:rsid w:val="00F20C10"/>
    <w:rsid w:val="00F2359F"/>
    <w:rsid w:val="00F2363C"/>
    <w:rsid w:val="00F237A3"/>
    <w:rsid w:val="00F24F61"/>
    <w:rsid w:val="00F25FFE"/>
    <w:rsid w:val="00F26718"/>
    <w:rsid w:val="00F272F1"/>
    <w:rsid w:val="00F30849"/>
    <w:rsid w:val="00F3277E"/>
    <w:rsid w:val="00F33D5E"/>
    <w:rsid w:val="00F3464B"/>
    <w:rsid w:val="00F357E5"/>
    <w:rsid w:val="00F40CAF"/>
    <w:rsid w:val="00F413AC"/>
    <w:rsid w:val="00F41D89"/>
    <w:rsid w:val="00F420A7"/>
    <w:rsid w:val="00F42269"/>
    <w:rsid w:val="00F427C8"/>
    <w:rsid w:val="00F43C9C"/>
    <w:rsid w:val="00F441D8"/>
    <w:rsid w:val="00F448AB"/>
    <w:rsid w:val="00F44991"/>
    <w:rsid w:val="00F466DA"/>
    <w:rsid w:val="00F4672A"/>
    <w:rsid w:val="00F47617"/>
    <w:rsid w:val="00F50472"/>
    <w:rsid w:val="00F5190C"/>
    <w:rsid w:val="00F52252"/>
    <w:rsid w:val="00F52440"/>
    <w:rsid w:val="00F5299E"/>
    <w:rsid w:val="00F52E92"/>
    <w:rsid w:val="00F5403D"/>
    <w:rsid w:val="00F546D1"/>
    <w:rsid w:val="00F56242"/>
    <w:rsid w:val="00F5679D"/>
    <w:rsid w:val="00F56891"/>
    <w:rsid w:val="00F574AD"/>
    <w:rsid w:val="00F613A8"/>
    <w:rsid w:val="00F61669"/>
    <w:rsid w:val="00F6292A"/>
    <w:rsid w:val="00F62971"/>
    <w:rsid w:val="00F63BB0"/>
    <w:rsid w:val="00F65127"/>
    <w:rsid w:val="00F65981"/>
    <w:rsid w:val="00F67F97"/>
    <w:rsid w:val="00F709E6"/>
    <w:rsid w:val="00F70B19"/>
    <w:rsid w:val="00F725B8"/>
    <w:rsid w:val="00F72F80"/>
    <w:rsid w:val="00F73934"/>
    <w:rsid w:val="00F74C8D"/>
    <w:rsid w:val="00F74CE1"/>
    <w:rsid w:val="00F74FDA"/>
    <w:rsid w:val="00F75E11"/>
    <w:rsid w:val="00F80414"/>
    <w:rsid w:val="00F81361"/>
    <w:rsid w:val="00F8220F"/>
    <w:rsid w:val="00F833C3"/>
    <w:rsid w:val="00F8407D"/>
    <w:rsid w:val="00F91B42"/>
    <w:rsid w:val="00F9262A"/>
    <w:rsid w:val="00F9494D"/>
    <w:rsid w:val="00F96287"/>
    <w:rsid w:val="00F96798"/>
    <w:rsid w:val="00F97CC2"/>
    <w:rsid w:val="00FA0930"/>
    <w:rsid w:val="00FA10B1"/>
    <w:rsid w:val="00FA2FDC"/>
    <w:rsid w:val="00FA312A"/>
    <w:rsid w:val="00FA3FCF"/>
    <w:rsid w:val="00FA4768"/>
    <w:rsid w:val="00FA4C06"/>
    <w:rsid w:val="00FA5245"/>
    <w:rsid w:val="00FA6E7A"/>
    <w:rsid w:val="00FA7DCC"/>
    <w:rsid w:val="00FB07E9"/>
    <w:rsid w:val="00FB15C3"/>
    <w:rsid w:val="00FB1833"/>
    <w:rsid w:val="00FB5196"/>
    <w:rsid w:val="00FB5807"/>
    <w:rsid w:val="00FC23B1"/>
    <w:rsid w:val="00FC420D"/>
    <w:rsid w:val="00FC4A23"/>
    <w:rsid w:val="00FC4DC1"/>
    <w:rsid w:val="00FC50E5"/>
    <w:rsid w:val="00FC7392"/>
    <w:rsid w:val="00FD050D"/>
    <w:rsid w:val="00FD49D4"/>
    <w:rsid w:val="00FD67F7"/>
    <w:rsid w:val="00FD6AFD"/>
    <w:rsid w:val="00FE003C"/>
    <w:rsid w:val="00FE02E8"/>
    <w:rsid w:val="00FE0B89"/>
    <w:rsid w:val="00FE1486"/>
    <w:rsid w:val="00FE1527"/>
    <w:rsid w:val="00FE1A27"/>
    <w:rsid w:val="00FE211D"/>
    <w:rsid w:val="00FE3C66"/>
    <w:rsid w:val="00FE3C96"/>
    <w:rsid w:val="00FE6FDD"/>
    <w:rsid w:val="00FE7824"/>
    <w:rsid w:val="00FF0426"/>
    <w:rsid w:val="00FF0682"/>
    <w:rsid w:val="00FF2D2C"/>
    <w:rsid w:val="00FF3381"/>
    <w:rsid w:val="00FF3450"/>
    <w:rsid w:val="00FF350B"/>
    <w:rsid w:val="00FF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15650"/>
  <w15:docId w15:val="{E50C90C0-2E1D-A042-B4B2-EEAC2413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 w:qFormat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qFormat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0D5"/>
    <w:pPr>
      <w:spacing w:after="200"/>
    </w:pPr>
    <w:rPr>
      <w:color w:val="00000A"/>
      <w:sz w:val="24"/>
      <w:lang w:val="en-AU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C6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45A8A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883A54"/>
    <w:pPr>
      <w:keepNext/>
      <w:keepLines/>
      <w:spacing w:before="200" w:after="0" w:line="480" w:lineRule="auto"/>
      <w:contextualSpacing/>
      <w:outlineLvl w:val="1"/>
    </w:pPr>
    <w:rPr>
      <w:rFonts w:ascii="Times New Roman" w:eastAsia="MS Gothic" w:hAnsi="Times New Roman"/>
      <w:b/>
      <w:bCs/>
      <w:color w:val="auto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link w:val="Title"/>
    <w:uiPriority w:val="10"/>
    <w:qFormat/>
    <w:rsid w:val="00BE5C6F"/>
    <w:rPr>
      <w:rFonts w:ascii="Calibri" w:eastAsia="MS Gothic" w:hAnsi="Calibri" w:cs="Times New Roman"/>
      <w:color w:val="17365D"/>
      <w:spacing w:val="5"/>
      <w:sz w:val="52"/>
      <w:szCs w:val="52"/>
    </w:rPr>
  </w:style>
  <w:style w:type="character" w:customStyle="1" w:styleId="Heading1Char">
    <w:name w:val="Heading 1 Char"/>
    <w:link w:val="Heading1"/>
    <w:uiPriority w:val="9"/>
    <w:qFormat/>
    <w:rsid w:val="00BE5C6F"/>
    <w:rPr>
      <w:rFonts w:ascii="Calibri" w:eastAsia="MS Gothic" w:hAnsi="Calibri" w:cs="Times New Roman"/>
      <w:b/>
      <w:bCs/>
      <w:color w:val="345A8A"/>
      <w:sz w:val="32"/>
      <w:szCs w:val="32"/>
    </w:rPr>
  </w:style>
  <w:style w:type="character" w:customStyle="1" w:styleId="DocumentMapChar">
    <w:name w:val="Document Map Char"/>
    <w:link w:val="DocumentMap"/>
    <w:uiPriority w:val="99"/>
    <w:semiHidden/>
    <w:qFormat/>
    <w:rsid w:val="00BE5C6F"/>
    <w:rPr>
      <w:rFonts w:ascii="Lucida Grande" w:hAnsi="Lucida Grande"/>
    </w:rPr>
  </w:style>
  <w:style w:type="character" w:styleId="CommentReference">
    <w:name w:val="annotation reference"/>
    <w:uiPriority w:val="99"/>
    <w:semiHidden/>
    <w:unhideWhenUsed/>
    <w:qFormat/>
    <w:rsid w:val="00D0736A"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D0736A"/>
  </w:style>
  <w:style w:type="character" w:customStyle="1" w:styleId="CommentSubjectChar">
    <w:name w:val="Comment Subject Char"/>
    <w:link w:val="CommentSubject"/>
    <w:uiPriority w:val="99"/>
    <w:semiHidden/>
    <w:qFormat/>
    <w:rsid w:val="00D0736A"/>
    <w:rPr>
      <w:b/>
      <w:bCs/>
      <w:sz w:val="20"/>
      <w:szCs w:val="20"/>
    </w:rPr>
  </w:style>
  <w:style w:type="character" w:customStyle="1" w:styleId="BalloonTextChar">
    <w:name w:val="Balloon Text Char"/>
    <w:link w:val="BalloonText"/>
    <w:uiPriority w:val="99"/>
    <w:semiHidden/>
    <w:qFormat/>
    <w:rsid w:val="00D0736A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link w:val="Heading2"/>
    <w:uiPriority w:val="9"/>
    <w:qFormat/>
    <w:rsid w:val="00883A54"/>
    <w:rPr>
      <w:rFonts w:ascii="Times New Roman" w:eastAsia="MS Gothic" w:hAnsi="Times New Roman"/>
      <w:b/>
      <w:bCs/>
      <w:sz w:val="26"/>
      <w:szCs w:val="26"/>
      <w:lang w:val="x-none" w:eastAsia="x-none"/>
    </w:rPr>
  </w:style>
  <w:style w:type="character" w:styleId="LineNumber">
    <w:name w:val="line number"/>
    <w:qFormat/>
    <w:rsid w:val="001A0C6B"/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16694"/>
  </w:style>
  <w:style w:type="character" w:styleId="PageNumber">
    <w:name w:val="page number"/>
    <w:basedOn w:val="DefaultParagraphFont"/>
    <w:uiPriority w:val="99"/>
    <w:semiHidden/>
    <w:unhideWhenUsed/>
    <w:qFormat/>
    <w:rsid w:val="00716694"/>
  </w:style>
  <w:style w:type="character" w:customStyle="1" w:styleId="PlaceholderText1">
    <w:name w:val="Placeholder Text1"/>
    <w:uiPriority w:val="99"/>
    <w:semiHidden/>
    <w:qFormat/>
    <w:rsid w:val="0005488F"/>
    <w:rPr>
      <w:color w:val="808080"/>
    </w:rPr>
  </w:style>
  <w:style w:type="character" w:customStyle="1" w:styleId="InternetLink">
    <w:name w:val="Internet Link"/>
    <w:uiPriority w:val="99"/>
    <w:unhideWhenUsed/>
    <w:qFormat/>
    <w:rsid w:val="00C712F0"/>
    <w:rPr>
      <w:color w:val="0000FF"/>
      <w:u w:val="single"/>
    </w:rPr>
  </w:style>
  <w:style w:type="character" w:customStyle="1" w:styleId="HeaderChar">
    <w:name w:val="Header Char"/>
    <w:link w:val="Header"/>
    <w:uiPriority w:val="99"/>
    <w:qFormat/>
    <w:rsid w:val="00A55C67"/>
    <w:rPr>
      <w:sz w:val="24"/>
      <w:szCs w:val="24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7A0E1C"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eastAsia="MS Mincho" w:cs="Times New Roman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MS Mincho" w:cs="Times New Roman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enInternet">
    <w:name w:val="Lien Internet"/>
    <w:basedOn w:val="DefaultParagraphFont"/>
    <w:uiPriority w:val="99"/>
    <w:unhideWhenUsed/>
    <w:rsid w:val="008E7AB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456EE"/>
    <w:rPr>
      <w:color w:val="605E5C"/>
      <w:shd w:val="clear" w:color="auto" w:fill="E1DFDD"/>
    </w:rPr>
  </w:style>
  <w:style w:type="character" w:customStyle="1" w:styleId="ListLabel11">
    <w:name w:val="ListLabel 11"/>
    <w:qFormat/>
    <w:rPr>
      <w:rFonts w:ascii="Times New Roman" w:hAnsi="Times New Roman"/>
      <w:lang w:val="fr-FR"/>
    </w:rPr>
  </w:style>
  <w:style w:type="character" w:customStyle="1" w:styleId="ListLabel12">
    <w:name w:val="ListLabel 12"/>
    <w:qFormat/>
    <w:rPr>
      <w:rFonts w:ascii="Times New Roman" w:hAnsi="Times New Roman"/>
      <w:lang w:val="en-US"/>
    </w:rPr>
  </w:style>
  <w:style w:type="character" w:customStyle="1" w:styleId="Numrotationdelignes">
    <w:name w:val="Numérotation de lignes"/>
  </w:style>
  <w:style w:type="paragraph" w:customStyle="1" w:styleId="Titre">
    <w:name w:val="Titre"/>
    <w:basedOn w:val="Normal"/>
    <w:next w:val="BodyText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E5C6F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sz w:val="52"/>
      <w:szCs w:val="52"/>
      <w:lang w:val="x-none" w:eastAsia="x-none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BE5C6F"/>
    <w:pPr>
      <w:spacing w:after="0"/>
    </w:pPr>
    <w:rPr>
      <w:rFonts w:ascii="Lucida Grande" w:hAnsi="Lucida Grande"/>
      <w:sz w:val="20"/>
      <w:szCs w:val="20"/>
      <w:lang w:val="x-none" w:eastAsia="x-none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D0736A"/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D0736A"/>
    <w:rPr>
      <w:b/>
      <w:bCs/>
      <w:sz w:val="20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736A"/>
    <w:pPr>
      <w:spacing w:after="0"/>
    </w:pPr>
    <w:rPr>
      <w:rFonts w:ascii="Lucida Grande" w:hAnsi="Lucida Grande"/>
      <w:sz w:val="18"/>
      <w:szCs w:val="18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716694"/>
    <w:pPr>
      <w:suppressLineNumbers/>
      <w:tabs>
        <w:tab w:val="center" w:pos="4320"/>
        <w:tab w:val="right" w:pos="8640"/>
      </w:tabs>
      <w:spacing w:after="0"/>
    </w:pPr>
  </w:style>
  <w:style w:type="paragraph" w:customStyle="1" w:styleId="ds-paragraph">
    <w:name w:val="ds-paragraph"/>
    <w:basedOn w:val="Normal"/>
    <w:qFormat/>
    <w:rsid w:val="00C712F0"/>
    <w:pPr>
      <w:spacing w:beforeAutospacing="1" w:afterAutospacing="1"/>
    </w:pPr>
    <w:rPr>
      <w:rFonts w:ascii="Times New Roman" w:eastAsia="Times New Roman" w:hAnsi="Times New Roman"/>
      <w:lang w:val="de-DE" w:eastAsia="de-DE"/>
    </w:rPr>
  </w:style>
  <w:style w:type="paragraph" w:customStyle="1" w:styleId="LightList-Accent31">
    <w:name w:val="Light List - Accent 31"/>
    <w:uiPriority w:val="71"/>
    <w:qFormat/>
    <w:rsid w:val="00254E3E"/>
    <w:rPr>
      <w:color w:val="00000A"/>
      <w:sz w:val="24"/>
      <w:lang w:val="en-AU" w:eastAsia="ja-JP"/>
    </w:rPr>
  </w:style>
  <w:style w:type="paragraph" w:customStyle="1" w:styleId="MediumList2-Accent21">
    <w:name w:val="Medium List 2 - Accent 21"/>
    <w:uiPriority w:val="71"/>
    <w:qFormat/>
    <w:rsid w:val="00DB5031"/>
    <w:rPr>
      <w:color w:val="00000A"/>
      <w:sz w:val="24"/>
      <w:lang w:val="en-AU" w:eastAsia="ja-JP"/>
    </w:rPr>
  </w:style>
  <w:style w:type="paragraph" w:styleId="Header">
    <w:name w:val="header"/>
    <w:basedOn w:val="Normal"/>
    <w:link w:val="HeaderChar"/>
    <w:uiPriority w:val="99"/>
    <w:unhideWhenUsed/>
    <w:rsid w:val="00A55C67"/>
    <w:pPr>
      <w:suppressLineNumbers/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8667E"/>
    <w:pPr>
      <w:spacing w:after="0"/>
      <w:ind w:left="72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Revision">
    <w:name w:val="Revision"/>
    <w:uiPriority w:val="71"/>
    <w:qFormat/>
    <w:rsid w:val="00825B98"/>
    <w:rPr>
      <w:color w:val="00000A"/>
      <w:sz w:val="24"/>
      <w:lang w:val="en-AU" w:eastAsia="ja-JP"/>
    </w:rPr>
  </w:style>
  <w:style w:type="paragraph" w:customStyle="1" w:styleId="EndNoteBibliographyTitle">
    <w:name w:val="EndNote Bibliography Title"/>
    <w:basedOn w:val="Normal"/>
    <w:qFormat/>
    <w:rsid w:val="006C318D"/>
    <w:pPr>
      <w:spacing w:after="0"/>
      <w:jc w:val="center"/>
    </w:pPr>
  </w:style>
  <w:style w:type="paragraph" w:customStyle="1" w:styleId="EndNoteBibliography">
    <w:name w:val="EndNote Bibliography"/>
    <w:basedOn w:val="Normal"/>
    <w:link w:val="EndNoteBibliographyZnak"/>
    <w:qFormat/>
    <w:rsid w:val="006C318D"/>
  </w:style>
  <w:style w:type="paragraph" w:customStyle="1" w:styleId="FrameContents">
    <w:name w:val="Frame Contents"/>
    <w:basedOn w:val="Normal"/>
    <w:qFormat/>
  </w:style>
  <w:style w:type="paragraph" w:customStyle="1" w:styleId="Contenudecadre">
    <w:name w:val="Contenu de cadre"/>
    <w:basedOn w:val="Normal"/>
    <w:qFormat/>
  </w:style>
  <w:style w:type="table" w:styleId="TableGrid">
    <w:name w:val="Table Grid"/>
    <w:basedOn w:val="TableNormal"/>
    <w:uiPriority w:val="59"/>
    <w:rsid w:val="00C712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56C3"/>
    <w:rPr>
      <w:color w:val="0000FF"/>
      <w:u w:val="single"/>
    </w:rPr>
  </w:style>
  <w:style w:type="paragraph" w:customStyle="1" w:styleId="Style1">
    <w:name w:val="Style1"/>
    <w:basedOn w:val="Normal"/>
    <w:qFormat/>
    <w:rsid w:val="00F357E5"/>
    <w:pPr>
      <w:spacing w:line="480" w:lineRule="auto"/>
    </w:pPr>
    <w:rPr>
      <w:rFonts w:ascii="Times New Roman" w:hAnsi="Times New Roman"/>
      <w:b/>
      <w:sz w:val="28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60F2B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E53F7"/>
    <w:rPr>
      <w:color w:val="605E5C"/>
      <w:shd w:val="clear" w:color="auto" w:fill="E1DFDD"/>
    </w:rPr>
  </w:style>
  <w:style w:type="character" w:customStyle="1" w:styleId="EndNoteBibliographyZnak">
    <w:name w:val="EndNote Bibliography Znak"/>
    <w:basedOn w:val="DefaultParagraphFont"/>
    <w:link w:val="EndNoteBibliography"/>
    <w:rsid w:val="009328AC"/>
    <w:rPr>
      <w:color w:val="00000A"/>
      <w:sz w:val="24"/>
      <w:lang w:val="en-AU" w:eastAsia="ja-JP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71DF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01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9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6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9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.nakagawa@unsw.edu.au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1220A3-9F94-4548-9F81-E7AF8CCEBC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54FD2A-306B-4203-B774-63C244834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823</Words>
  <Characters>4695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UNSW Australia</Company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Nakagawa</dc:creator>
  <cp:keywords/>
  <dc:description/>
  <cp:lastModifiedBy>Shinichi Nakagawa</cp:lastModifiedBy>
  <cp:revision>148</cp:revision>
  <cp:lastPrinted>2019-12-27T19:41:00Z</cp:lastPrinted>
  <dcterms:created xsi:type="dcterms:W3CDTF">2023-01-03T00:06:00Z</dcterms:created>
  <dcterms:modified xsi:type="dcterms:W3CDTF">2024-03-09T00:29:00Z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UNSW Australia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MacEqns">
    <vt:bool>true</vt:bool>
  </property>
  <property fmtid="{D5CDD505-2E9C-101B-9397-08002B2CF9AE}" pid="8" name="PAPERS2_INFO_01">
    <vt:lpwstr>&lt;info&gt;&lt;style id="http://www.zotero.org/styles/apa"/&gt;&lt;format class="1"/&gt;&lt;/info&gt;PAPERS2_INFO_END</vt:lpwstr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